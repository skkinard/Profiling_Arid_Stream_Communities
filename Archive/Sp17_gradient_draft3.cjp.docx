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94C8F" w14:textId="019BAD47" w:rsidR="00971908" w:rsidRPr="00D9375D" w:rsidRDefault="00255967" w:rsidP="00D9375D">
      <w:pPr>
        <w:spacing w:line="480" w:lineRule="auto"/>
        <w:contextualSpacing/>
        <w:jc w:val="center"/>
        <w:rPr>
          <w:b/>
        </w:rPr>
      </w:pPr>
      <w:r>
        <w:rPr>
          <w:b/>
        </w:rPr>
        <w:t>Effects of a natural precipitation gradient on</w:t>
      </w:r>
      <w:r w:rsidR="00971908" w:rsidRPr="00D9375D">
        <w:rPr>
          <w:b/>
        </w:rPr>
        <w:t xml:space="preserve"> fish and macroinvertebrate assemblages</w:t>
      </w:r>
    </w:p>
    <w:p w14:paraId="38BB4165" w14:textId="4907C477" w:rsidR="0029112B" w:rsidRDefault="0029112B" w:rsidP="00255967">
      <w:pPr>
        <w:spacing w:line="480" w:lineRule="auto"/>
        <w:contextualSpacing/>
        <w:jc w:val="center"/>
        <w:rPr>
          <w:bCs/>
          <w:vertAlign w:val="superscript"/>
        </w:rPr>
      </w:pPr>
      <w:r w:rsidRPr="00D9375D">
        <w:rPr>
          <w:bCs/>
        </w:rPr>
        <w:t>Sean Kinard</w:t>
      </w:r>
      <w:r w:rsidR="00255967" w:rsidRPr="00D9375D">
        <w:rPr>
          <w:bCs/>
          <w:vertAlign w:val="superscript"/>
        </w:rPr>
        <w:t>1</w:t>
      </w:r>
      <w:r w:rsidRPr="00D9375D">
        <w:rPr>
          <w:bCs/>
        </w:rPr>
        <w:t>, Christopher Patrick</w:t>
      </w:r>
      <w:r w:rsidR="00255967" w:rsidRPr="00D9375D">
        <w:rPr>
          <w:bCs/>
          <w:vertAlign w:val="superscript"/>
        </w:rPr>
        <w:t>1</w:t>
      </w:r>
      <w:r w:rsidRPr="00D9375D">
        <w:rPr>
          <w:bCs/>
        </w:rPr>
        <w:t>, Fernando Carvallo</w:t>
      </w:r>
      <w:r w:rsidR="00255967" w:rsidRPr="00D9375D">
        <w:rPr>
          <w:bCs/>
          <w:vertAlign w:val="superscript"/>
        </w:rPr>
        <w:t>2</w:t>
      </w:r>
    </w:p>
    <w:p w14:paraId="37152513" w14:textId="77777777" w:rsidR="00255967" w:rsidRDefault="00255967" w:rsidP="00255967">
      <w:pPr>
        <w:spacing w:line="480" w:lineRule="auto"/>
        <w:contextualSpacing/>
        <w:rPr>
          <w:bCs/>
        </w:rPr>
      </w:pPr>
    </w:p>
    <w:p w14:paraId="2CAAA7E5" w14:textId="2D3CA1F7" w:rsidR="00E37DC5" w:rsidRDefault="00E37DC5" w:rsidP="00E37DC5">
      <w:pPr>
        <w:pStyle w:val="ListParagraph"/>
        <w:numPr>
          <w:ilvl w:val="0"/>
          <w:numId w:val="4"/>
        </w:numPr>
        <w:spacing w:line="480" w:lineRule="auto"/>
        <w:rPr>
          <w:bCs/>
        </w:rPr>
      </w:pPr>
      <w:r>
        <w:rPr>
          <w:bCs/>
        </w:rPr>
        <w:t>Virginia Institute of Marine Science</w:t>
      </w:r>
    </w:p>
    <w:p w14:paraId="212C5A18" w14:textId="739EC2F8" w:rsidR="00E37DC5" w:rsidRPr="00E37DC5" w:rsidRDefault="00E37DC5" w:rsidP="00E37DC5">
      <w:pPr>
        <w:pStyle w:val="ListParagraph"/>
        <w:spacing w:line="480" w:lineRule="auto"/>
        <w:rPr>
          <w:bCs/>
        </w:rPr>
      </w:pPr>
      <w:r>
        <w:rPr>
          <w:bCs/>
        </w:rPr>
        <w:t xml:space="preserve"> 1370 </w:t>
      </w:r>
      <w:proofErr w:type="spellStart"/>
      <w:r>
        <w:rPr>
          <w:bCs/>
        </w:rPr>
        <w:t>Greate</w:t>
      </w:r>
      <w:proofErr w:type="spellEnd"/>
      <w:r>
        <w:rPr>
          <w:bCs/>
        </w:rPr>
        <w:t xml:space="preserve"> Road, Gloucester Point, Virginia 23062-1346</w:t>
      </w:r>
    </w:p>
    <w:p w14:paraId="10588755" w14:textId="7887633A" w:rsidR="00E37DC5" w:rsidRDefault="00E37DC5" w:rsidP="00255967">
      <w:pPr>
        <w:pStyle w:val="ListParagraph"/>
        <w:numPr>
          <w:ilvl w:val="0"/>
          <w:numId w:val="4"/>
        </w:numPr>
        <w:spacing w:line="480" w:lineRule="auto"/>
        <w:rPr>
          <w:bCs/>
        </w:rPr>
      </w:pPr>
      <w:r>
        <w:rPr>
          <w:bCs/>
        </w:rPr>
        <w:t>Texas A&amp;M Corpus Christi</w:t>
      </w:r>
    </w:p>
    <w:p w14:paraId="07FF3513" w14:textId="1D7AF011" w:rsidR="00255967" w:rsidRDefault="00E37DC5" w:rsidP="00E37DC5">
      <w:pPr>
        <w:pStyle w:val="ListParagraph"/>
        <w:spacing w:line="480" w:lineRule="auto"/>
        <w:rPr>
          <w:bCs/>
        </w:rPr>
      </w:pPr>
      <w:r>
        <w:rPr>
          <w:bCs/>
        </w:rPr>
        <w:t xml:space="preserve"> </w:t>
      </w:r>
      <w:r w:rsidRPr="00E37DC5">
        <w:rPr>
          <w:bCs/>
        </w:rPr>
        <w:t>6300 Ocean Dr, Corpus Christi, TX 78412</w:t>
      </w:r>
    </w:p>
    <w:p w14:paraId="3DD46346" w14:textId="3420BCF0" w:rsidR="00255967" w:rsidRDefault="00255967" w:rsidP="00255967">
      <w:pPr>
        <w:spacing w:line="480" w:lineRule="auto"/>
        <w:rPr>
          <w:bCs/>
        </w:rPr>
      </w:pPr>
    </w:p>
    <w:p w14:paraId="66FD0306" w14:textId="66793458" w:rsidR="00255967" w:rsidRDefault="00255967" w:rsidP="00D9375D">
      <w:pPr>
        <w:spacing w:line="480" w:lineRule="auto"/>
        <w:jc w:val="center"/>
        <w:rPr>
          <w:bCs/>
        </w:rPr>
      </w:pPr>
      <w:r>
        <w:rPr>
          <w:bCs/>
        </w:rPr>
        <w:t xml:space="preserve">Target Journal: </w:t>
      </w:r>
      <w:r w:rsidRPr="00D9375D">
        <w:rPr>
          <w:bCs/>
          <w:i/>
        </w:rPr>
        <w:t>Freshwater Biology</w:t>
      </w:r>
    </w:p>
    <w:p w14:paraId="397BC2BF" w14:textId="235B417C" w:rsidR="00255967" w:rsidRDefault="00255967" w:rsidP="00D9375D">
      <w:pPr>
        <w:spacing w:line="240" w:lineRule="auto"/>
        <w:contextualSpacing/>
        <w:jc w:val="center"/>
        <w:rPr>
          <w:bCs/>
        </w:rPr>
      </w:pPr>
      <w:r>
        <w:rPr>
          <w:bCs/>
        </w:rPr>
        <w:t>Total Word Count ()</w:t>
      </w:r>
    </w:p>
    <w:p w14:paraId="7EEBEB24" w14:textId="456E2809" w:rsidR="00255967" w:rsidRDefault="00255967" w:rsidP="00D9375D">
      <w:pPr>
        <w:spacing w:line="240" w:lineRule="auto"/>
        <w:contextualSpacing/>
        <w:jc w:val="center"/>
        <w:rPr>
          <w:bCs/>
        </w:rPr>
      </w:pPr>
      <w:r>
        <w:rPr>
          <w:bCs/>
        </w:rPr>
        <w:t>Abstract Count ()</w:t>
      </w:r>
    </w:p>
    <w:p w14:paraId="2E02A814" w14:textId="68801DCC" w:rsidR="00255967" w:rsidRDefault="00255967" w:rsidP="00D9375D">
      <w:pPr>
        <w:spacing w:line="240" w:lineRule="auto"/>
        <w:contextualSpacing/>
        <w:jc w:val="center"/>
        <w:rPr>
          <w:bCs/>
        </w:rPr>
      </w:pPr>
      <w:r>
        <w:rPr>
          <w:bCs/>
        </w:rPr>
        <w:t>Citations ()</w:t>
      </w:r>
    </w:p>
    <w:p w14:paraId="1603F973" w14:textId="7D1497E3" w:rsidR="00255967" w:rsidRDefault="00255967" w:rsidP="00D9375D">
      <w:pPr>
        <w:spacing w:line="240" w:lineRule="auto"/>
        <w:contextualSpacing/>
        <w:jc w:val="center"/>
        <w:rPr>
          <w:bCs/>
        </w:rPr>
      </w:pPr>
      <w:r>
        <w:rPr>
          <w:bCs/>
        </w:rPr>
        <w:t>Figures ()</w:t>
      </w:r>
    </w:p>
    <w:p w14:paraId="1A13D135" w14:textId="380B1CE5" w:rsidR="00255967" w:rsidRPr="00255967" w:rsidRDefault="00255967" w:rsidP="00D9375D">
      <w:pPr>
        <w:spacing w:line="240" w:lineRule="auto"/>
        <w:contextualSpacing/>
        <w:jc w:val="center"/>
        <w:rPr>
          <w:bCs/>
        </w:rPr>
      </w:pPr>
      <w:r>
        <w:rPr>
          <w:bCs/>
        </w:rPr>
        <w:t>Tables ()</w:t>
      </w:r>
    </w:p>
    <w:p w14:paraId="41A6B387" w14:textId="77777777" w:rsidR="00255967" w:rsidRDefault="00255967" w:rsidP="00D9375D">
      <w:pPr>
        <w:spacing w:line="480" w:lineRule="auto"/>
        <w:contextualSpacing/>
        <w:rPr>
          <w:bCs/>
        </w:rPr>
      </w:pPr>
    </w:p>
    <w:p w14:paraId="5407C21B" w14:textId="45248633" w:rsidR="00255967" w:rsidRDefault="00255967">
      <w:pPr>
        <w:rPr>
          <w:bCs/>
        </w:rPr>
      </w:pPr>
      <w:r>
        <w:rPr>
          <w:bCs/>
        </w:rPr>
        <w:br w:type="page"/>
      </w:r>
    </w:p>
    <w:p w14:paraId="253D2A45" w14:textId="553D031D" w:rsidR="00255967" w:rsidRDefault="00255967" w:rsidP="00255967">
      <w:pPr>
        <w:spacing w:line="480" w:lineRule="auto"/>
        <w:contextualSpacing/>
        <w:jc w:val="center"/>
        <w:rPr>
          <w:bCs/>
        </w:rPr>
      </w:pPr>
      <w:r>
        <w:rPr>
          <w:bCs/>
        </w:rPr>
        <w:lastRenderedPageBreak/>
        <w:t>ABSTRACT:</w:t>
      </w:r>
    </w:p>
    <w:p w14:paraId="5E42C47F" w14:textId="2D828577" w:rsidR="00255967" w:rsidRPr="00E37DC5" w:rsidRDefault="00255967" w:rsidP="009A7FCE">
      <w:pPr>
        <w:rPr>
          <w:bCs/>
        </w:rPr>
      </w:pPr>
      <w:r>
        <w:rPr>
          <w:bCs/>
        </w:rPr>
        <w:br w:type="page"/>
      </w:r>
    </w:p>
    <w:p w14:paraId="79C5BD67" w14:textId="77777777" w:rsidR="00255967" w:rsidRDefault="006643E8" w:rsidP="00255967">
      <w:pPr>
        <w:spacing w:line="480" w:lineRule="auto"/>
        <w:contextualSpacing/>
        <w:rPr>
          <w:b/>
        </w:rPr>
      </w:pPr>
      <w:r w:rsidRPr="00E37DC5">
        <w:rPr>
          <w:b/>
        </w:rPr>
        <w:lastRenderedPageBreak/>
        <w:t>Introduction</w:t>
      </w:r>
      <w:r w:rsidR="0029112B" w:rsidRPr="00E37DC5">
        <w:rPr>
          <w:b/>
        </w:rPr>
        <w:t xml:space="preserve">: </w:t>
      </w:r>
    </w:p>
    <w:p w14:paraId="4C710FB8" w14:textId="30F30F5E" w:rsidR="00F92723" w:rsidRPr="00E522EE" w:rsidRDefault="00B33B60" w:rsidP="00E37DC5">
      <w:pPr>
        <w:spacing w:line="480" w:lineRule="auto"/>
        <w:ind w:firstLine="720"/>
        <w:contextualSpacing/>
      </w:pPr>
      <w:r w:rsidRPr="00E37DC5">
        <w:t xml:space="preserve">Anthropogenic climate </w:t>
      </w:r>
      <w:r w:rsidR="006643E8" w:rsidRPr="00E37DC5">
        <w:t xml:space="preserve">change creates an urgent need to understand the relationship between biological communities and climate </w:t>
      </w:r>
      <w:r w:rsidR="00611EFF" w:rsidRPr="00E37DC5">
        <w:fldChar w:fldCharType="begin">
          <w:fldData xml:space="preserve">PEVuZE5vdGU+PENpdGU+PEF1dGhvcj5Xcm9uYTwvQXV0aG9yPjxZZWFyPjIwMDY8L1llYXI+PFJl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</w:fldData>
        </w:fldChar>
      </w:r>
      <w:r w:rsidR="00611EFF" w:rsidRPr="00E37DC5">
        <w:instrText xml:space="preserve"> ADDIN EN.CITE </w:instrText>
      </w:r>
      <w:r w:rsidR="00611EFF" w:rsidRPr="00E37DC5">
        <w:fldChar w:fldCharType="begin">
          <w:fldData xml:space="preserve">PEVuZE5vdGU+PENpdGU+PEF1dGhvcj5Xcm9uYTwvQXV0aG9yPjxZZWFyPjIwMDY8L1llYXI+PFJl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</w:fldData>
        </w:fldChar>
      </w:r>
      <w:r w:rsidR="00611EFF" w:rsidRPr="00E37DC5">
        <w:instrText xml:space="preserve"> ADDIN EN.CITE.DATA </w:instrText>
      </w:r>
      <w:r w:rsidR="00611EFF" w:rsidRPr="00E37DC5">
        <w:fldChar w:fldCharType="end"/>
      </w:r>
      <w:r w:rsidR="00611EFF" w:rsidRPr="00E37DC5">
        <w:fldChar w:fldCharType="separate"/>
      </w:r>
      <w:r w:rsidR="00611EFF" w:rsidRPr="00E37DC5">
        <w:rPr>
          <w:noProof/>
        </w:rPr>
        <w:t>(Wrona, Prowse et al. 2006)</w:t>
      </w:r>
      <w:r w:rsidR="00611EFF" w:rsidRPr="00E37DC5">
        <w:fldChar w:fldCharType="end"/>
      </w:r>
      <w:r w:rsidR="006643E8" w:rsidRPr="00E37DC5">
        <w:t>. As concentrations of greenhouse gases rise, the atmosphere retains more infrared radiation</w:t>
      </w:r>
      <w:r w:rsidRPr="00E37DC5">
        <w:t>,</w:t>
      </w:r>
      <w:r w:rsidR="006643E8" w:rsidRPr="00E37DC5">
        <w:t xml:space="preserve"> resulting in rising global temperatures </w:t>
      </w:r>
      <w:r w:rsidR="00611EFF" w:rsidRPr="00E522EE">
        <w:fldChar w:fldCharType="begin"/>
      </w:r>
      <w:r w:rsidR="00546BD6">
        <w:instrText xml:space="preserve"> ADDIN EN.CITE &lt;EndNote&gt;&lt;Cite&gt;&lt;Author&gt;IPCC&lt;/Author&gt;&lt;Year&gt; 2018&lt;/Year&gt;&lt;RecNum&gt;234&lt;/RecNum&gt;&lt;DisplayText&gt;(IPCC 2018)&lt;/DisplayText&gt;&lt;record&gt;&lt;rec-number&gt;234&lt;/rec-number&gt;&lt;foreign-keys&gt;&lt;key app="EN" db-id="fzt5daz5eexrvhezevkpw9shp2fpffwdpre5" timestamp="1586537728"&gt;234&lt;/key&gt;&lt;/foreign-keys&gt;&lt;ref-type name="Report"&gt;27&lt;/ref-type&gt;&lt;contributors&gt;&lt;authors&gt;&lt;author&gt;IPCC&lt;/author&gt;&lt;/authors&gt;&lt;secondary-authors&gt;&lt;author&gt;Masson-Delmotte, &lt;/author&gt;&lt;author&gt;V., P. Zhai, &lt;/author&gt;&lt;author&gt;H.-O. Pörtner, &lt;/author&gt;&lt;author&gt;D. Roberts, &lt;/author&gt;&lt;author&gt;J. Skea,&lt;/author&gt;&lt;author&gt; P.R. Shukla,&lt;/author&gt;&lt;author&gt;A. Pirani, &lt;/author&gt;&lt;author&gt;W. Moufouma-Okia, &lt;/author&gt;&lt;author&gt;C. Péan, &lt;/author&gt;&lt;author&gt;R. Pidcock, &lt;/author&gt;&lt;author&gt;S. Connors, &lt;/author&gt;&lt;author&gt;J.B.R. Matthews, &lt;/author&gt;&lt;author&gt;Y. Chen, &lt;/author&gt;&lt;author&gt;X. Zhou, &lt;/author&gt;&lt;author&gt;M.I. Gomis, &lt;/author&gt;&lt;author&gt;E. Lonnoy, &lt;/author&gt;&lt;author&gt;T. Maycock,&lt;/author&gt;&lt;author&gt;M. Tignor,&lt;/author&gt;&lt;author&gt;T. Waterfield&lt;/author&gt;&lt;/secondary-authors&gt;&lt;/contributors&gt;&lt;titles&gt;&lt;title&gt;Global Warming of 1.5°C.An IPCC Special Report on the impacts of global warming of 1.5°C above pre-industrial levels and related global greenhouse gas emission pathways, in the context of strengthening the global response to the threat of climate change,sustainable development, and efforts to eradicate poverty&lt;/title&gt;&lt;/titles&gt;&lt;dates&gt;&lt;year&gt; 2018&lt;/year&gt;&lt;/dates&gt;&lt;urls&gt;&lt;/urls&gt;&lt;/record&gt;&lt;/Cite&gt;&lt;/EndNote&gt;</w:instrText>
      </w:r>
      <w:r w:rsidR="00611EFF" w:rsidRPr="00E522EE">
        <w:fldChar w:fldCharType="separate"/>
      </w:r>
      <w:r w:rsidR="00546BD6">
        <w:rPr>
          <w:noProof/>
        </w:rPr>
        <w:t>(IPCC 2018)</w:t>
      </w:r>
      <w:r w:rsidR="00611EFF" w:rsidRPr="00E522EE">
        <w:fldChar w:fldCharType="end"/>
      </w:r>
      <w:r w:rsidR="006643E8" w:rsidRPr="00E522EE">
        <w:t xml:space="preserve">. A warmer atmosphere is more energetic which intensifies the </w:t>
      </w:r>
      <w:r w:rsidR="00A870E1">
        <w:t>h</w:t>
      </w:r>
      <w:r w:rsidR="006643E8" w:rsidRPr="00E522EE">
        <w:t xml:space="preserve">ydrological </w:t>
      </w:r>
      <w:r w:rsidR="00A870E1">
        <w:t>c</w:t>
      </w:r>
      <w:r w:rsidR="006643E8" w:rsidRPr="00E522EE">
        <w:t>ycle (i.e. patterns of precipitation and evaporation)</w:t>
      </w:r>
      <w:r w:rsidRPr="00E522EE">
        <w:t xml:space="preserve">, causing </w:t>
      </w:r>
      <w:r w:rsidR="006643E8" w:rsidRPr="00E522EE">
        <w:t xml:space="preserve">wet regions </w:t>
      </w:r>
      <w:r w:rsidRPr="00E522EE">
        <w:t xml:space="preserve">to </w:t>
      </w:r>
      <w:r w:rsidR="006643E8" w:rsidRPr="00E522EE">
        <w:t xml:space="preserve">become wetter and dry regions become drier </w:t>
      </w:r>
      <w:r w:rsidR="00611EFF" w:rsidRPr="00E522EE">
        <w:fldChar w:fldCharType="begin"/>
      </w:r>
      <w:r w:rsidR="00611EFF" w:rsidRPr="00E522EE">
        <w:instrText xml:space="preserve"> ADDIN EN.CITE &lt;EndNote&gt;&lt;Cite&gt;&lt;Author&gt;Allen&lt;/Author&gt;&lt;Year&gt;2002&lt;/Year&gt;&lt;RecNum&gt;8&lt;/RecNum&gt;&lt;DisplayText&gt;(Allen and Ingram 2002)&lt;/DisplayText&gt;&lt;record&gt;&lt;rec-number&gt;8&lt;/rec-number&gt;&lt;foreign-keys&gt;&lt;key app="EN" db-id="fzt5daz5eexrvhezevkpw9shp2fpffwdpre5" timestamp="1551456263"&gt;8&lt;/key&gt;&lt;/foreign-keys&gt;&lt;ref-type name="Journal Article"&gt;17&lt;/ref-type&gt;&lt;contributors&gt;&lt;authors&gt;&lt;author&gt;Allen, M. R.&lt;/author&gt;&lt;author&gt;Ingram, W. J.&lt;/author&gt;&lt;/authors&gt;&lt;/contributors&gt;&lt;auth-address&gt;Univ Oxford, Dept Phys, Oxford OX1 3PU, England&amp;#xD;Hadley Ctr, Met Off, Bracknell RG12 2SZ, Berks, England&lt;/auth-address&gt;&lt;titles&gt;&lt;title&gt;Constraints on future changes in climate and the hydrologic cycle&lt;/title&gt;&lt;secondary-title&gt;Nature&lt;/secondary-title&gt;&lt;alt-title&gt;Nature&amp;#xD;Nature&lt;/alt-title&gt;&lt;/titles&gt;&lt;periodical&gt;&lt;full-title&gt;Nature&lt;/full-title&gt;&lt;abbr-1&gt;Nature&lt;/abbr-1&gt;&lt;/periodical&gt;&lt;pages&gt;224-+&lt;/pages&gt;&lt;volume&gt;419&lt;/volume&gt;&lt;number&gt;6903&lt;/number&gt;&lt;keywords&gt;&lt;keyword&gt;atlantic thermohaline circulation&lt;/keyword&gt;&lt;keyword&gt;north-atlantic&lt;/keyword&gt;&lt;keyword&gt;global precipitation&lt;/keyword&gt;&lt;keyword&gt;southern oscillations&lt;/keyword&gt;&lt;keyword&gt;water-vapor&lt;/keyword&gt;&lt;keyword&gt;atmosphere&lt;/keyword&gt;&lt;keyword&gt;model&lt;/keyword&gt;&lt;keyword&gt;variability&lt;/keyword&gt;&lt;keyword&gt;trends&lt;/keyword&gt;&lt;keyword&gt;frequency&lt;/keyword&gt;&lt;/keywords&gt;&lt;dates&gt;&lt;year&gt;2002&lt;/year&gt;&lt;pub-dates&gt;&lt;date&gt;Sep 12&lt;/date&gt;&lt;/pub-dates&gt;&lt;/dates&gt;&lt;isbn&gt;0028-0836&lt;/isbn&gt;&lt;accession-num&gt;WOS:000177931200052&lt;/accession-num&gt;&lt;urls&gt;&lt;related-urls&gt;&lt;url&gt;&amp;lt;Go to ISI&amp;gt;://WOS:000177931200052&lt;/url&gt;&lt;/related-urls&gt;&lt;/urls&gt;&lt;language&gt;English&lt;/language&gt;&lt;/record&gt;&lt;/Cite&gt;&lt;/EndNote&gt;</w:instrText>
      </w:r>
      <w:r w:rsidR="00611EFF" w:rsidRPr="00E522EE">
        <w:fldChar w:fldCharType="separate"/>
      </w:r>
      <w:r w:rsidR="00611EFF" w:rsidRPr="00E522EE">
        <w:rPr>
          <w:noProof/>
        </w:rPr>
        <w:t>(Allen and Ingram 2002)</w:t>
      </w:r>
      <w:r w:rsidR="00611EFF" w:rsidRPr="00E522EE">
        <w:fldChar w:fldCharType="end"/>
      </w:r>
      <w:r w:rsidR="006643E8" w:rsidRPr="00E522EE">
        <w:t xml:space="preserve">. Simultaneously, the frequency and intensity of extreme weather events are expected to increase </w:t>
      </w:r>
      <w:r w:rsidR="00611EFF" w:rsidRPr="00E522EE">
        <w:fldChar w:fldCharType="begin"/>
      </w:r>
      <w:r w:rsidR="00611EFF" w:rsidRPr="00E522EE">
        <w:instrText xml:space="preserve"> ADDIN EN.CITE &lt;EndNote&gt;&lt;Cite&gt;&lt;Author&gt;Held&lt;/Author&gt;&lt;Year&gt;2006&lt;/Year&gt;&lt;RecNum&gt;11&lt;/RecNum&gt;&lt;DisplayText&gt;(Held and Soden 2006)&lt;/DisplayText&gt;&lt;record&gt;&lt;rec-number&gt;11&lt;/rec-number&gt;&lt;foreign-keys&gt;&lt;key app="EN" db-id="fzt5daz5eexrvhezevkpw9shp2fpffwdpre5" timestamp="1551456394"&gt;11&lt;/key&gt;&lt;/foreign-keys&gt;&lt;ref-type name="Journal Article"&gt;17&lt;/ref-type&gt;&lt;contributors&gt;&lt;authors&gt;&lt;author&gt;Held, I. M.&lt;/author&gt;&lt;author&gt;Soden, B. J.&lt;/author&gt;&lt;/authors&gt;&lt;/contributors&gt;&lt;auth-address&gt;Univ Miami, Rosenstiel Sch Marine &amp;amp; Atmospher Sci, Miami, FL 33149 USA&amp;#xD;NOAA, Geophys Fluid Dynam Lab, Princeton, NJ USA&lt;/auth-address&gt;&lt;titles&gt;&lt;title&gt;Robust responses of the hydrological cycle to global warming&lt;/title&gt;&lt;secondary-title&gt;Journal of Climate&lt;/secondary-title&gt;&lt;alt-title&gt;J Climate&amp;#xD;J Climate&lt;/alt-title&gt;&lt;/titles&gt;&lt;periodical&gt;&lt;full-title&gt;Journal of Climate&lt;/full-title&gt;&lt;abbr-1&gt;J Climate&lt;/abbr-1&gt;&lt;/periodical&gt;&lt;pages&gt;5686-5699&lt;/pages&gt;&lt;volume&gt;19&lt;/volume&gt;&lt;number&gt;21&lt;/number&gt;&lt;keywords&gt;&lt;keyword&gt;climate-change&lt;/keyword&gt;&lt;keyword&gt;doubling co2&lt;/keyword&gt;&lt;keyword&gt;water-vapor&lt;/keyword&gt;&lt;keyword&gt;atmosphere&lt;/keyword&gt;&lt;keyword&gt;model&lt;/keyword&gt;&lt;keyword&gt;precipitation&lt;/keyword&gt;&lt;keyword&gt;variability&lt;/keyword&gt;&lt;keyword&gt;circulation&lt;/keyword&gt;&lt;keyword&gt;feedbacks&lt;/keyword&gt;&lt;keyword&gt;moisture&lt;/keyword&gt;&lt;/keywords&gt;&lt;dates&gt;&lt;year&gt;2006&lt;/year&gt;&lt;pub-dates&gt;&lt;date&gt;Nov 1&lt;/date&gt;&lt;/pub-dates&gt;&lt;/dates&gt;&lt;isbn&gt;0894-8755&lt;/isbn&gt;&lt;accession-num&gt;WOS:000242163800014&lt;/accession-num&gt;&lt;urls&gt;&lt;related-urls&gt;&lt;url&gt;&amp;lt;Go to ISI&amp;gt;://WOS:000242163800014&lt;/url&gt;&lt;/related-urls&gt;&lt;/urls&gt;&lt;language&gt;English&lt;/language&gt;&lt;/record&gt;&lt;/Cite&gt;&lt;/EndNote&gt;</w:instrText>
      </w:r>
      <w:r w:rsidR="00611EFF" w:rsidRPr="00E522EE">
        <w:fldChar w:fldCharType="separate"/>
      </w:r>
      <w:r w:rsidR="00611EFF" w:rsidRPr="00E522EE">
        <w:rPr>
          <w:noProof/>
        </w:rPr>
        <w:t>(Held and Soden 2006)</w:t>
      </w:r>
      <w:r w:rsidR="00611EFF" w:rsidRPr="00E522EE">
        <w:fldChar w:fldCharType="end"/>
      </w:r>
      <w:r w:rsidR="006643E8" w:rsidRPr="00E522EE">
        <w:t xml:space="preserve">. The predicted shifts in precipitation regimes will have significant effects on ecosystems, especially in arid and semi-arid regions </w:t>
      </w:r>
      <w:r w:rsidR="00611EFF" w:rsidRPr="00E522EE">
        <w:fldChar w:fldCharType="begin"/>
      </w:r>
      <w:r w:rsidR="00611EFF" w:rsidRPr="00E522EE">
        <w:instrText xml:space="preserve"> ADDIN EN.CITE &lt;EndNote&gt;&lt;Cite&gt;&lt;Author&gt;Grimm&lt;/Author&gt;&lt;Year&gt;2013&lt;/Year&gt;&lt;RecNum&gt;5&lt;/RecNum&gt;&lt;DisplayText&gt;(Grimm, Chapin et al. 2013)&lt;/DisplayText&gt;&lt;record&gt;&lt;rec-number&gt;5&lt;/rec-number&gt;&lt;foreign-keys&gt;&lt;key app="EN" db-id="fzt5daz5eexrvhezevkpw9shp2fpffwdpre5" timestamp="1551455132"&gt;5&lt;/key&gt;&lt;/foreign-keys&gt;&lt;ref-type name="Journal Article"&gt;17&lt;/ref-type&gt;&lt;contributors&gt;&lt;authors&gt;&lt;author&gt;Grimm, Nancy B.&lt;/author&gt;&lt;author&gt;Chapin, F. Stuart&lt;/author&gt;&lt;author&gt;Bierwagen, Britta&lt;/author&gt;&lt;author&gt;Gonzalez, Patrick&lt;/author&gt;&lt;author&gt;Groffman, Peter M.&lt;/author&gt;&lt;/authors&gt;&lt;/contributors&gt;&lt;titles&gt;&lt;title&gt;The impacts of climate change on ecosystem structure and function&lt;/title&gt;&lt;secondary-title&gt;Frontiers in ecology and the environment&lt;/secondary-title&gt;&lt;/titles&gt;&lt;periodical&gt;&lt;full-title&gt;Frontiers in Ecology and the Environment&lt;/full-title&gt;&lt;abbr-1&gt;Front Ecol Environ&lt;/abbr-1&gt;&lt;/periodical&gt;&lt;pages&gt;474-482&lt;/pages&gt;&lt;volume&gt;11&lt;/volume&gt;&lt;number&gt;9&lt;/number&gt;&lt;dates&gt;&lt;year&gt;2013&lt;/year&gt;&lt;pub-dates&gt;&lt;date&gt;2013&lt;/date&gt;&lt;/pub-dates&gt;&lt;/dates&gt;&lt;publisher&gt;Ecological Society of America&lt;/publisher&gt;&lt;isbn&gt;1540-9295&lt;/isbn&gt;&lt;urls&gt;&lt;related-urls&gt;&lt;url&gt;https://esajournals.onlinelibrary.wiley.com/doi/pdf/10.1890/120282&lt;/url&gt;&lt;/related-urls&gt;&lt;/urls&gt;&lt;electronic-resource-num&gt;10.1890/120282&lt;/electronic-resource-num&gt;&lt;/record&gt;&lt;/Cite&gt;&lt;/EndNote&gt;</w:instrText>
      </w:r>
      <w:r w:rsidR="00611EFF" w:rsidRPr="00E522EE">
        <w:fldChar w:fldCharType="separate"/>
      </w:r>
      <w:r w:rsidR="00611EFF" w:rsidRPr="00E522EE">
        <w:rPr>
          <w:noProof/>
        </w:rPr>
        <w:t>(Grimm, Chapin et al. 2013)</w:t>
      </w:r>
      <w:r w:rsidR="00611EFF" w:rsidRPr="00E522EE">
        <w:fldChar w:fldCharType="end"/>
      </w:r>
      <w:r w:rsidR="006643E8" w:rsidRPr="00E522EE">
        <w:t>.</w:t>
      </w:r>
      <w:r w:rsidR="00410E49">
        <w:t xml:space="preserve"> </w:t>
      </w:r>
      <w:r w:rsidR="00586A92">
        <w:t xml:space="preserve">Freshwater systems </w:t>
      </w:r>
      <w:r w:rsidR="004943D8">
        <w:t>are particularly vulnerable</w:t>
      </w:r>
      <w:r w:rsidR="00586A92">
        <w:t xml:space="preserve"> to changes in climate due to their fragmentation</w:t>
      </w:r>
      <w:r w:rsidR="004943D8">
        <w:t xml:space="preserve"> </w:t>
      </w:r>
      <w:r w:rsidR="00586A92">
        <w:t xml:space="preserve">and anthropogenic stressors </w:t>
      </w:r>
      <w:r w:rsidR="00586A92">
        <w:fldChar w:fldCharType="begin">
          <w:fldData xml:space="preserve">PEVuZE5vdGU+PENpdGU+PEF1dGhvcj5Xb29kd2FyZDwvQXV0aG9yPjxZZWFyPjIwMTA8L1llYXI+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</w:fldData>
        </w:fldChar>
      </w:r>
      <w:r w:rsidR="00586A92">
        <w:instrText xml:space="preserve"> ADDIN EN.CITE </w:instrText>
      </w:r>
      <w:r w:rsidR="00586A92">
        <w:fldChar w:fldCharType="begin">
          <w:fldData xml:space="preserve">PEVuZE5vdGU+PENpdGU+PEF1dGhvcj5Xb29kd2FyZDwvQXV0aG9yPjxZZWFyPjIwMTA8L1llYXI+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</w:fldData>
        </w:fldChar>
      </w:r>
      <w:r w:rsidR="00586A92">
        <w:instrText xml:space="preserve"> ADDIN EN.CITE.DATA </w:instrText>
      </w:r>
      <w:r w:rsidR="00586A92">
        <w:fldChar w:fldCharType="end"/>
      </w:r>
      <w:r w:rsidR="00586A92">
        <w:fldChar w:fldCharType="separate"/>
      </w:r>
      <w:r w:rsidR="00586A92">
        <w:rPr>
          <w:noProof/>
        </w:rPr>
        <w:t>(Woodward, Perkins et al. 2010)</w:t>
      </w:r>
      <w:r w:rsidR="00586A92">
        <w:fldChar w:fldCharType="end"/>
      </w:r>
      <w:r w:rsidR="00347E19" w:rsidRPr="00E522EE">
        <w:t>.</w:t>
      </w:r>
      <w:r w:rsidR="00586A92">
        <w:t xml:space="preserve"> </w:t>
      </w:r>
      <w:r w:rsidR="004943D8">
        <w:t>Regional ch</w:t>
      </w:r>
      <w:r w:rsidR="00586A92">
        <w:t>anges in precipitation are predicted to p</w:t>
      </w:r>
      <w:r w:rsidR="004943D8">
        <w:t xml:space="preserve">roduce a 3-fold effect on surface runoff, </w:t>
      </w:r>
      <w:r w:rsidR="0044422B">
        <w:t xml:space="preserve">and subsequent changes in the flow regimes of surface waters </w:t>
      </w:r>
      <w:r w:rsidR="004943D8">
        <w:fldChar w:fldCharType="begin">
          <w:fldData xml:space="preserve">PEVuZE5vdGU+PENpdGU+PEF1dGhvcj5UYW5nPC9BdXRob3I+PFllYXI+MjAxMjwvWWVhcj48UmVj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</w:fldData>
        </w:fldChar>
      </w:r>
      <w:r w:rsidR="0044422B">
        <w:instrText xml:space="preserve"> ADDIN EN.CITE </w:instrText>
      </w:r>
      <w:r w:rsidR="0044422B">
        <w:fldChar w:fldCharType="begin">
          <w:fldData xml:space="preserve">PEVuZE5vdGU+PENpdGU+PEF1dGhvcj5UYW5nPC9BdXRob3I+PFllYXI+MjAxMjwvWWVhcj48UmVj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</w:fldData>
        </w:fldChar>
      </w:r>
      <w:r w:rsidR="0044422B">
        <w:instrText xml:space="preserve"> ADDIN EN.CITE.DATA </w:instrText>
      </w:r>
      <w:r w:rsidR="0044422B">
        <w:fldChar w:fldCharType="end"/>
      </w:r>
      <w:r w:rsidR="004943D8">
        <w:fldChar w:fldCharType="separate"/>
      </w:r>
      <w:r w:rsidR="0044422B">
        <w:rPr>
          <w:noProof/>
        </w:rPr>
        <w:t>(Kingston and Taylor 2010, Tang and Lettenmaier 2012)</w:t>
      </w:r>
      <w:r w:rsidR="004943D8">
        <w:fldChar w:fldCharType="end"/>
      </w:r>
      <w:r w:rsidR="00BB5A2F" w:rsidRPr="00E522EE">
        <w:t>.</w:t>
      </w:r>
      <w:r w:rsidR="00347E19" w:rsidRPr="00E522EE">
        <w:t xml:space="preserve"> </w:t>
      </w:r>
      <w:r w:rsidR="006643E8" w:rsidRPr="00E522EE">
        <w:t xml:space="preserve">However, it is unclear how </w:t>
      </w:r>
      <w:r w:rsidR="00BB5A2F" w:rsidRPr="00E522EE">
        <w:t xml:space="preserve">these </w:t>
      </w:r>
      <w:r w:rsidR="00347E19" w:rsidRPr="00E522EE">
        <w:t xml:space="preserve">stream </w:t>
      </w:r>
      <w:r w:rsidR="006643E8" w:rsidRPr="00E522EE">
        <w:t xml:space="preserve">ecosystems will respond or adjust </w:t>
      </w:r>
      <w:r w:rsidR="00F92723" w:rsidRPr="00E522EE">
        <w:t>to the predicted changes to the hydrologic cycle</w:t>
      </w:r>
      <w:r w:rsidR="006643E8" w:rsidRPr="00E522EE">
        <w:t xml:space="preserve">. </w:t>
      </w:r>
      <w:r w:rsidRPr="00E522EE">
        <w:t>Therefore</w:t>
      </w:r>
      <w:r w:rsidR="006643E8" w:rsidRPr="00E522EE">
        <w:t xml:space="preserve">, </w:t>
      </w:r>
      <w:r w:rsidR="00AD5979" w:rsidRPr="00E522EE">
        <w:t xml:space="preserve">clarifying </w:t>
      </w:r>
      <w:r w:rsidR="00F92723" w:rsidRPr="00E522EE">
        <w:t xml:space="preserve">mechanistic links between climate drivers and </w:t>
      </w:r>
      <w:r w:rsidR="00AD5979" w:rsidRPr="00E522EE">
        <w:t xml:space="preserve">stream biology </w:t>
      </w:r>
      <w:r w:rsidR="00A870E1">
        <w:t xml:space="preserve">will </w:t>
      </w:r>
      <w:r w:rsidR="00AD5979" w:rsidRPr="00E522EE">
        <w:t xml:space="preserve">improve </w:t>
      </w:r>
      <w:r w:rsidR="00A870E1">
        <w:t xml:space="preserve">our ability to </w:t>
      </w:r>
      <w:r w:rsidR="00AD5979" w:rsidRPr="00E522EE">
        <w:t xml:space="preserve">predict </w:t>
      </w:r>
      <w:r w:rsidR="00A870E1">
        <w:t>to the effects of</w:t>
      </w:r>
      <w:r w:rsidR="00F92723" w:rsidRPr="00E522EE">
        <w:t xml:space="preserve"> anthropogenic climate change</w:t>
      </w:r>
      <w:r w:rsidR="00A870E1">
        <w:t xml:space="preserve"> of lotic ecosystems</w:t>
      </w:r>
      <w:r w:rsidR="00F92723" w:rsidRPr="00E522EE">
        <w:t>.</w:t>
      </w:r>
    </w:p>
    <w:p w14:paraId="68622568" w14:textId="77777777" w:rsidR="00A870E1" w:rsidRPr="00E522EE" w:rsidRDefault="00BB5A2F" w:rsidP="00A870E1">
      <w:pPr>
        <w:spacing w:line="480" w:lineRule="auto"/>
        <w:ind w:firstLine="720"/>
        <w:contextualSpacing/>
        <w:rPr>
          <w:ins w:id="0" w:author="Christopher J. Patrick" w:date="2020-04-27T11:19:00Z"/>
        </w:rPr>
      </w:pPr>
      <w:r w:rsidRPr="00E522EE">
        <w:t>Stream communities are sensitive to changes</w:t>
      </w:r>
      <w:r w:rsidR="00255967">
        <w:t xml:space="preserve"> in both</w:t>
      </w:r>
      <w:r w:rsidRPr="00E522EE">
        <w:t xml:space="preserve"> water chemistry and flow regime</w:t>
      </w:r>
      <w:r w:rsidR="00255967">
        <w:t xml:space="preserve"> and these are</w:t>
      </w:r>
      <w:r w:rsidRPr="00E522EE">
        <w:t xml:space="preserve"> directly </w:t>
      </w:r>
      <w:r w:rsidR="00255967">
        <w:t>influenced</w:t>
      </w:r>
      <w:r w:rsidR="00255967" w:rsidRPr="00E522EE">
        <w:t xml:space="preserve"> </w:t>
      </w:r>
      <w:r w:rsidRPr="00E522EE">
        <w:t xml:space="preserve">by precipitation regime </w:t>
      </w:r>
      <w:r w:rsidRPr="00E522EE">
        <w:fldChar w:fldCharType="begin">
          <w:fldData xml:space="preserve">PEVuZE5vdGU+PENpdGU+PEF1dGhvcj5Lb3Jtb3M8L0F1dGhvcj48WWVhcj4yMDE2PC9ZZWFyPjxS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</w:fldData>
        </w:fldChar>
      </w:r>
      <w:r w:rsidRPr="00E522EE">
        <w:instrText xml:space="preserve"> ADDIN EN.CITE </w:instrText>
      </w:r>
      <w:r w:rsidRPr="00E522EE">
        <w:fldChar w:fldCharType="begin">
          <w:fldData xml:space="preserve">PEVuZE5vdGU+PENpdGU+PEF1dGhvcj5Lb3Jtb3M8L0F1dGhvcj48WWVhcj4yMDE2PC9ZZWFyPjxS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</w:fldData>
        </w:fldChar>
      </w:r>
      <w:r w:rsidRPr="00E522EE">
        <w:instrText xml:space="preserve"> ADDIN EN.CITE.DATA </w:instrText>
      </w:r>
      <w:r w:rsidRPr="00E522EE">
        <w:fldChar w:fldCharType="end"/>
      </w:r>
      <w:r w:rsidRPr="00E522EE">
        <w:fldChar w:fldCharType="separate"/>
      </w:r>
      <w:r w:rsidRPr="00E522EE">
        <w:rPr>
          <w:noProof/>
        </w:rPr>
        <w:t>(Hirabayashi, Kanae et al. 2008, Kormos, Luce et al. 2016)</w:t>
      </w:r>
      <w:r w:rsidRPr="00E522EE">
        <w:fldChar w:fldCharType="end"/>
      </w:r>
      <w:r w:rsidRPr="00E522EE">
        <w:t xml:space="preserve">. </w:t>
      </w:r>
      <w:commentRangeStart w:id="1"/>
      <w:ins w:id="2" w:author="Christopher J. Patrick" w:date="2020-04-27T11:19:00Z">
        <w:r w:rsidR="00A870E1" w:rsidRPr="00E522EE">
          <w:t xml:space="preserve">Shifts in streamside vegetation along a precipitation gradient indicates an indirect pathway through which precipitation can influence stream biota. The riparian zone regulates nutrient, carbon and light inputs to streams that fundamentally alter stream primary production and carbon cycling </w:t>
        </w:r>
        <w:r w:rsidR="00A870E1" w:rsidRPr="00E522EE">
          <w:fldChar w:fldCharType="begin"/>
        </w:r>
        <w:r w:rsidR="00A870E1" w:rsidRPr="00E522EE">
          <w:instrText xml:space="preserve"> ADDIN EN.CITE &lt;EndNote&gt;&lt;Cite&gt;&lt;Author&gt;Schade&lt;/Author&gt;&lt;Year&gt;2001&lt;/Year&gt;&lt;RecNum&gt;71&lt;/RecNum&gt;&lt;DisplayText&gt;(Schade, G. Fisher et al. 2001)&lt;/DisplayText&gt;&lt;record&gt;&lt;rec-number&gt;71&lt;/rec-number&gt;&lt;foreign-keys&gt;&lt;key app="EN" db-id="fzt5daz5eexrvhezevkpw9shp2fpffwdpre5" timestamp="1553295418"&gt;71&lt;/key&gt;&lt;/foreign-keys&gt;&lt;ref-type name="Book"&gt;6&lt;/ref-type&gt;&lt;contributors&gt;&lt;authors&gt;&lt;author&gt;Schade, John&lt;/author&gt;&lt;author&gt;G. Fisher, S.&lt;/author&gt;&lt;author&gt;Grimm, Nancy&lt;/author&gt;&lt;author&gt;A. Seddon, J.&lt;/author&gt;&lt;/authors&gt;&lt;/contributors&gt;&lt;titles&gt;&lt;title&gt;The Influence of Riparian Shrub on Nitrogen Cycling in a Sonoran Desert Stream&lt;/title&gt;&lt;alt-title&gt;Ecology&lt;/alt-title&gt;&lt;/titles&gt;&lt;alt-periodical&gt;&lt;full-title&gt;Ecology&lt;/full-title&gt;&lt;abbr-1&gt;Ecology&lt;/abbr-1&gt;&lt;/alt-periodical&gt;&lt;pages&gt;3363-3376&lt;/pages&gt;&lt;volume&gt;82&lt;/volume&gt;&lt;dates&gt;&lt;year&gt;2001&lt;/year&gt;&lt;/dates&gt;&lt;urls&gt;&lt;related-urls&gt;&lt;url&gt;https://esajournals.onlinelibrary.wiley.com/doi/pdf/10.1890/0012-9658%282001%29082%5B3363%3ATIOARS%5D2.0.CO%3B2&lt;/url&gt;&lt;/related-urls&gt;&lt;/urls&gt;&lt;electronic-resource-num&gt;10.1890/0012-9658(2001)082[3363:TIOARS]2.0.CO;2&lt;/electronic-resource-num&gt;&lt;/record&gt;&lt;/Cite&gt;&lt;/EndNote&gt;</w:instrText>
        </w:r>
        <w:r w:rsidR="00A870E1" w:rsidRPr="00E522EE">
          <w:fldChar w:fldCharType="separate"/>
        </w:r>
        <w:r w:rsidR="00A870E1" w:rsidRPr="00E522EE">
          <w:rPr>
            <w:noProof/>
          </w:rPr>
          <w:t>(Schade, G. Fisher et al. 2001)</w:t>
        </w:r>
        <w:r w:rsidR="00A870E1" w:rsidRPr="00E522EE">
          <w:fldChar w:fldCharType="end"/>
        </w:r>
        <w:r w:rsidR="00A870E1" w:rsidRPr="00E522EE">
          <w:t xml:space="preserve">. </w:t>
        </w:r>
        <w:commentRangeEnd w:id="1"/>
        <w:r w:rsidR="00A870E1">
          <w:rPr>
            <w:rStyle w:val="CommentReference"/>
          </w:rPr>
          <w:commentReference w:id="1"/>
        </w:r>
      </w:ins>
    </w:p>
    <w:p w14:paraId="265F0EB7" w14:textId="7A8E3EBA" w:rsidR="004F6B73" w:rsidRPr="00E522EE" w:rsidRDefault="006D2F2A" w:rsidP="00E37DC5">
      <w:pPr>
        <w:spacing w:line="480" w:lineRule="auto"/>
        <w:ind w:firstLine="720"/>
        <w:contextualSpacing/>
      </w:pPr>
      <w:r>
        <w:lastRenderedPageBreak/>
        <w:t>Hierarchical</w:t>
      </w:r>
      <w:r w:rsidR="00A870E1">
        <w:t xml:space="preserve"> community assembly models can help us organize our hypotheses regarding impacts of climate change on stream communities.  The core concept is that the s</w:t>
      </w:r>
      <w:r w:rsidR="00A870E1" w:rsidRPr="00E522EE">
        <w:t xml:space="preserve">tream </w:t>
      </w:r>
      <w:r w:rsidR="00D93E52" w:rsidRPr="00E522EE">
        <w:t>c</w:t>
      </w:r>
      <w:r w:rsidR="006643E8" w:rsidRPr="00E522EE">
        <w:t xml:space="preserve">ommunity assembly is constrained by abiotic and biotic filters </w:t>
      </w:r>
      <w:r w:rsidR="00611EFF" w:rsidRPr="00E522EE">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611EFF" w:rsidRPr="00E522EE">
        <w:instrText xml:space="preserve"> ADDIN EN.CITE </w:instrText>
      </w:r>
      <w:r w:rsidR="00611EFF" w:rsidRPr="00E522EE">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(Poff 1997)</w:t>
      </w:r>
      <w:r w:rsidR="00611EFF" w:rsidRPr="00E522EE">
        <w:fldChar w:fldCharType="end"/>
      </w:r>
      <w:r w:rsidR="00CF3064" w:rsidRPr="00E522EE">
        <w:t xml:space="preserve">.  Assuming organisms can disperse to a habitat, they must be able to survive in the local environment and successfully reproduce in the presence of other organisms exerting pressures such as competition and predation </w:t>
      </w:r>
      <w:r w:rsidR="00611EFF" w:rsidRPr="00E522EE">
        <w:fldChar w:fldCharType="begin">
          <w:fldData xml:space="preserve">PEVuZE5vdGU+PENpdGU+PEF1dGhvcj5QYXRyaWNrPC9BdXRob3I+PFllYXI+MjAxMTwvWWVhcj48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</w:fldData>
        </w:fldChar>
      </w:r>
      <w:r w:rsidR="00611EFF" w:rsidRPr="00E522EE">
        <w:instrText xml:space="preserve"> ADDIN EN.CITE </w:instrText>
      </w:r>
      <w:r w:rsidR="00611EFF" w:rsidRPr="00E522EE">
        <w:fldChar w:fldCharType="begin">
          <w:fldData xml:space="preserve">PEVuZE5vdGU+PENpdGU+PEF1dGhvcj5QYXRyaWNrPC9BdXRob3I+PFllYXI+MjAxMTwvWWVhcj48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(Patrick and Swan 2011)</w:t>
      </w:r>
      <w:r w:rsidR="00611EFF" w:rsidRPr="00E522EE">
        <w:fldChar w:fldCharType="end"/>
      </w:r>
      <w:r w:rsidR="00611EFF" w:rsidRPr="00E522EE">
        <w:t>.</w:t>
      </w:r>
      <w:r w:rsidR="006643E8" w:rsidRPr="00E522EE">
        <w:t xml:space="preserve"> </w:t>
      </w:r>
      <w:r w:rsidR="00347E19" w:rsidRPr="00E522EE">
        <w:t xml:space="preserve">Abiotic filters are conceptually easy to understand.  </w:t>
      </w:r>
      <w:r w:rsidR="006643E8" w:rsidRPr="00E522EE">
        <w:t xml:space="preserve">Species have physiological tolerances which limit their distribution across environmental gradients </w:t>
      </w:r>
      <w:r w:rsidR="00611EFF" w:rsidRPr="00E522EE">
        <w:fldChar w:fldCharType="begin">
          <w:fldData xml:space="preserve">PEVuZE5vdGU+PENpdGU+PEF1dGhvcj5XaGl0dGFrZXI8L0F1dGhvcj48WWVhcj4yMDAxPC9ZZWFy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</w:fldData>
        </w:fldChar>
      </w:r>
      <w:r w:rsidR="00611EFF" w:rsidRPr="00E522EE">
        <w:instrText xml:space="preserve"> ADDIN EN.CITE </w:instrText>
      </w:r>
      <w:r w:rsidR="00611EFF" w:rsidRPr="00E522EE">
        <w:fldChar w:fldCharType="begin">
          <w:fldData xml:space="preserve">PEVuZE5vdGU+PENpdGU+PEF1dGhvcj5XaGl0dGFrZXI8L0F1dGhvcj48WWVhcj4yMDAxPC9ZZWFy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(Whittaker, Willis et al. 2001)</w:t>
      </w:r>
      <w:r w:rsidR="00611EFF" w:rsidRPr="00E522EE">
        <w:fldChar w:fldCharType="end"/>
      </w:r>
      <w:r w:rsidR="006643E8" w:rsidRPr="00E522EE">
        <w:t xml:space="preserve">. </w:t>
      </w:r>
      <w:r w:rsidR="00A870E1">
        <w:t>However, u</w:t>
      </w:r>
      <w:r w:rsidR="004F6B73" w:rsidRPr="00E522EE">
        <w:t xml:space="preserve">nderstanding the impact of climate change on biotic interactions is more challenging due to the complex sets of interactions that govern these processes </w:t>
      </w:r>
      <w:r w:rsidR="00D93E52" w:rsidRPr="00E522EE">
        <w:fldChar w:fldCharType="begin"/>
      </w:r>
      <w:r w:rsidR="00D93E52" w:rsidRPr="00E522EE">
        <w:instrText xml:space="preserve"> ADDIN EN.CITE &lt;EndNote&gt;&lt;Cite&gt;&lt;Author&gt;Seabra&lt;/Author&gt;&lt;Year&gt;2015&lt;/Year&gt;&lt;RecNum&gt;225&lt;/RecNum&gt;&lt;DisplayText&gt;(Seabra, Wethey et al. 2015)&lt;/DisplayText&gt;&lt;record&gt;&lt;rec-number&gt;225&lt;/rec-number&gt;&lt;foreign-keys&gt;&lt;key app="EN" db-id="fzt5daz5eexrvhezevkpw9shp2fpffwdpre5" timestamp="1583519215"&gt;225&lt;/key&gt;&lt;/foreign-keys&gt;&lt;ref-type name="Journal Article"&gt;17&lt;/ref-type&gt;&lt;contributors&gt;&lt;authors&gt;&lt;author&gt;Seabra, R.&lt;/author&gt;&lt;author&gt;Wethey, D. S.&lt;/author&gt;&lt;author&gt;Santos, A. M.&lt;/author&gt;&lt;author&gt;Lima, F. P.&lt;/author&gt;&lt;/authors&gt;&lt;/contributors&gt;&lt;titles&gt;&lt;title&gt;Understanding complex biogeographic responses to climate change&lt;/title&gt;&lt;secondary-title&gt;Scientific Reports&lt;/secondary-title&gt;&lt;/titles&gt;&lt;periodical&gt;&lt;full-title&gt;Scientific Reports&lt;/full-title&gt;&lt;/periodical&gt;&lt;volume&gt;5&lt;/volume&gt;&lt;dates&gt;&lt;year&gt;2015&lt;/year&gt;&lt;pub-dates&gt;&lt;date&gt;Aug&lt;/date&gt;&lt;/pub-dates&gt;&lt;/dates&gt;&lt;isbn&gt;2045-2322&lt;/isbn&gt;&lt;accession-num&gt;WOS:000359127200001&lt;/accession-num&gt;&lt;urls&gt;&lt;related-urls&gt;&lt;url&gt;&amp;lt;Go to ISI&amp;gt;://WOS:000359127200001&lt;/url&gt;&lt;/related-urls&gt;&lt;/urls&gt;&lt;custom7&gt;12930&lt;/custom7&gt;&lt;electronic-resource-num&gt;10.1038/srep12930&lt;/electronic-resource-num&gt;&lt;/record&gt;&lt;/Cite&gt;&lt;/EndNote&gt;</w:instrText>
      </w:r>
      <w:r w:rsidR="00D93E52" w:rsidRPr="00E522EE">
        <w:fldChar w:fldCharType="separate"/>
      </w:r>
      <w:r w:rsidR="00D93E52" w:rsidRPr="00E522EE">
        <w:rPr>
          <w:noProof/>
        </w:rPr>
        <w:t>(Seabra, Wethey et al. 2015)</w:t>
      </w:r>
      <w:r w:rsidR="00D93E52" w:rsidRPr="00E522EE">
        <w:fldChar w:fldCharType="end"/>
      </w:r>
      <w:r w:rsidR="004F6B73" w:rsidRPr="00E522EE">
        <w:t xml:space="preserve">. </w:t>
      </w:r>
      <w:r w:rsidR="00A870E1">
        <w:t>As a result</w:t>
      </w:r>
      <w:r w:rsidR="004F6B73" w:rsidRPr="00E522EE">
        <w:t xml:space="preserve">, </w:t>
      </w:r>
      <w:r w:rsidR="00A870E1">
        <w:t xml:space="preserve">our understanding of the </w:t>
      </w:r>
      <w:r w:rsidR="004F6B73" w:rsidRPr="00E522EE">
        <w:t xml:space="preserve">role of environmental filters </w:t>
      </w:r>
      <w:r w:rsidR="00A870E1">
        <w:t>o</w:t>
      </w:r>
      <w:r w:rsidR="004F6B73" w:rsidRPr="00E522EE">
        <w:t xml:space="preserve">n community assembly remains disjointed due to the vastly different spatial scales of existing biogeographical and community ecology studies </w:t>
      </w:r>
      <w:r w:rsidR="004F6B73"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4F6B73" w:rsidRPr="00E522EE">
        <w:instrText xml:space="preserve"> ADDIN EN.CITE </w:instrText>
      </w:r>
      <w:r w:rsidR="004F6B73"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4F6B73" w:rsidRPr="00E522EE">
        <w:instrText xml:space="preserve"> ADDIN EN.CITE.DATA </w:instrText>
      </w:r>
      <w:r w:rsidR="004F6B73" w:rsidRPr="00E522EE">
        <w:fldChar w:fldCharType="end"/>
      </w:r>
      <w:r w:rsidR="004F6B73" w:rsidRPr="00E522EE">
        <w:fldChar w:fldCharType="separate"/>
      </w:r>
      <w:r w:rsidR="004F6B73" w:rsidRPr="00E522EE">
        <w:rPr>
          <w:noProof/>
        </w:rPr>
        <w:t>(Ricklefs and Jenkins 2011)</w:t>
      </w:r>
      <w:r w:rsidR="004F6B73" w:rsidRPr="00E522EE">
        <w:fldChar w:fldCharType="end"/>
      </w:r>
      <w:r w:rsidR="004F6B73" w:rsidRPr="00E522EE">
        <w:t xml:space="preserve">.  </w:t>
      </w:r>
      <w:r w:rsidR="00105AA7" w:rsidRPr="00E522EE">
        <w:t>Th</w:t>
      </w:r>
      <w:r>
        <w:t>erefore</w:t>
      </w:r>
      <w:r w:rsidR="00105AA7" w:rsidRPr="00E522EE">
        <w:t xml:space="preserve">, there is a need to isolate climate effects </w:t>
      </w:r>
      <w:r w:rsidR="00D93E52" w:rsidRPr="00E522EE">
        <w:t xml:space="preserve">from </w:t>
      </w:r>
      <w:r w:rsidR="00BB5A2F" w:rsidRPr="00E522EE">
        <w:t>other abiotic</w:t>
      </w:r>
      <w:r w:rsidR="004F6B73" w:rsidRPr="00E522EE">
        <w:t xml:space="preserve"> filters</w:t>
      </w:r>
      <w:r w:rsidR="00105AA7" w:rsidRPr="00E522EE">
        <w:t>.</w:t>
      </w:r>
    </w:p>
    <w:p w14:paraId="782FE7EF" w14:textId="5DF84784" w:rsidR="006643E8" w:rsidRPr="00E522EE" w:rsidRDefault="006643E8" w:rsidP="00E37DC5">
      <w:pPr>
        <w:spacing w:line="480" w:lineRule="auto"/>
        <w:ind w:firstLine="720"/>
        <w:contextualSpacing/>
      </w:pPr>
      <w:r w:rsidRPr="00E522EE">
        <w:t xml:space="preserve">Observational surveys </w:t>
      </w:r>
      <w:r w:rsidR="00B33B60" w:rsidRPr="00E522EE">
        <w:t xml:space="preserve">of </w:t>
      </w:r>
      <w:r w:rsidRPr="00E522EE">
        <w:t xml:space="preserve">existing </w:t>
      </w:r>
      <w:r w:rsidR="00B33B60" w:rsidRPr="00E522EE">
        <w:t>communit</w:t>
      </w:r>
      <w:r w:rsidR="00A870E1">
        <w:t xml:space="preserve">ies spatially distributed </w:t>
      </w:r>
      <w:r w:rsidR="00B33B60" w:rsidRPr="00E522EE">
        <w:t>along</w:t>
      </w:r>
      <w:r w:rsidRPr="00E522EE">
        <w:t xml:space="preserve"> </w:t>
      </w:r>
      <w:r w:rsidR="00B33B60" w:rsidRPr="00E522EE">
        <w:t xml:space="preserve">environmental </w:t>
      </w:r>
      <w:r w:rsidRPr="00E522EE">
        <w:t>gradient</w:t>
      </w:r>
      <w:r w:rsidR="00F92723" w:rsidRPr="00E522EE">
        <w:t>s</w:t>
      </w:r>
      <w:r w:rsidRPr="00E522EE">
        <w:t xml:space="preserve"> </w:t>
      </w:r>
      <w:r w:rsidR="00B33B60" w:rsidRPr="00E522EE">
        <w:t xml:space="preserve">can be </w:t>
      </w:r>
      <w:r w:rsidRPr="00E522EE">
        <w:t>use</w:t>
      </w:r>
      <w:r w:rsidR="00B33B60" w:rsidRPr="00E522EE">
        <w:t>d</w:t>
      </w:r>
      <w:r w:rsidRPr="00E522EE">
        <w:t xml:space="preserve"> </w:t>
      </w:r>
      <w:r w:rsidR="00B33B60" w:rsidRPr="00E522EE">
        <w:t xml:space="preserve">in </w:t>
      </w:r>
      <w:r w:rsidRPr="00E522EE">
        <w:t xml:space="preserve">a space-for-time substitution to infer </w:t>
      </w:r>
      <w:r w:rsidR="00B33B60" w:rsidRPr="00E522EE">
        <w:t>how communities will change through time as environmental conditions shift</w:t>
      </w:r>
      <w:r w:rsidRPr="00E522EE">
        <w:t xml:space="preserve"> </w:t>
      </w:r>
      <w:r w:rsidR="0031059E"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31059E" w:rsidRPr="00E522EE">
        <w:instrText xml:space="preserve"> ADDIN EN.CITE </w:instrText>
      </w:r>
      <w:r w:rsidR="0031059E"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(Ricklefs and Jenkins 2011)</w:t>
      </w:r>
      <w:r w:rsidR="0031059E" w:rsidRPr="00E522EE">
        <w:fldChar w:fldCharType="end"/>
      </w:r>
      <w:r w:rsidRPr="00E522EE">
        <w:t xml:space="preserve">. </w:t>
      </w:r>
      <w:r w:rsidR="00F92723" w:rsidRPr="00E522EE">
        <w:t xml:space="preserve"> The approach allows for links to be drawn between climate drivers, local environmental conditions, and organism abundances.  Species co-occurrence patterns along environmental gradients can also shed light on possible shifts in biotic interactions </w:t>
      </w:r>
      <w:r w:rsidR="0031059E" w:rsidRPr="00E522EE">
        <w:fldChar w:fldCharType="begin">
          <w:fldData xml:space="preserve">PEVuZE5vdGU+PENpdGU+PEF1dGhvcj5EJmFwb3M7QW1lbjwvQXV0aG9yPjxZZWFyPjIwMTg8L1ll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==
</w:fldData>
        </w:fldChar>
      </w:r>
      <w:r w:rsidR="0031059E" w:rsidRPr="00E522EE">
        <w:instrText xml:space="preserve"> ADDIN EN.CITE </w:instrText>
      </w:r>
      <w:r w:rsidR="0031059E" w:rsidRPr="00E522EE">
        <w:fldChar w:fldCharType="begin">
          <w:fldData xml:space="preserve">PEVuZE5vdGU+PENpdGU+PEF1dGhvcj5EJmFwb3M7QW1lbjwvQXV0aG9yPjxZZWFyPjIwMTg8L1ll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==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(D'Amen, Mod et al. 2018)</w:t>
      </w:r>
      <w:r w:rsidR="0031059E" w:rsidRPr="00E522EE">
        <w:fldChar w:fldCharType="end"/>
      </w:r>
      <w:r w:rsidR="00F92723" w:rsidRPr="00E522EE">
        <w:t xml:space="preserve">.  </w:t>
      </w:r>
      <w:r w:rsidR="00B33B60" w:rsidRPr="00E522EE">
        <w:t xml:space="preserve">However, </w:t>
      </w:r>
      <w:r w:rsidRPr="00E522EE">
        <w:t>the space-for-time substitution</w:t>
      </w:r>
      <w:r w:rsidR="00B33B60" w:rsidRPr="00E522EE">
        <w:t xml:space="preserve"> approach</w:t>
      </w:r>
      <w:r w:rsidRPr="00E522EE">
        <w:t xml:space="preserve"> assumes that observed ecological differences</w:t>
      </w:r>
      <w:r w:rsidR="00B33B60" w:rsidRPr="00E522EE">
        <w:t xml:space="preserve"> along the spatial gradient</w:t>
      </w:r>
      <w:r w:rsidRPr="00E522EE">
        <w:t xml:space="preserve"> are the solely a product of corresponding changes in climate. </w:t>
      </w:r>
      <w:r w:rsidR="007C1C54" w:rsidRPr="00E522EE">
        <w:t xml:space="preserve">This assumption may be unfair given that </w:t>
      </w:r>
      <w:r w:rsidRPr="00E522EE">
        <w:t xml:space="preserve">biogeographical studies have revealed </w:t>
      </w:r>
      <w:r w:rsidR="00B33B60" w:rsidRPr="00E522EE">
        <w:t xml:space="preserve">that </w:t>
      </w:r>
      <w:r w:rsidRPr="00E522EE">
        <w:t>dispersal</w:t>
      </w:r>
      <w:r w:rsidR="00B33B60" w:rsidRPr="00E522EE">
        <w:t xml:space="preserve"> limitation</w:t>
      </w:r>
      <w:r w:rsidRPr="00E522EE">
        <w:t xml:space="preserve">, habitat heterogeneity, and </w:t>
      </w:r>
      <w:r w:rsidR="00B33B60" w:rsidRPr="00E522EE">
        <w:t xml:space="preserve">local </w:t>
      </w:r>
      <w:r w:rsidRPr="00E522EE">
        <w:t>evolution</w:t>
      </w:r>
      <w:r w:rsidR="00B33B60" w:rsidRPr="00E522EE">
        <w:t xml:space="preserve"> can also contribute to current spatial patterns in community </w:t>
      </w:r>
      <w:r w:rsidR="00B33B60" w:rsidRPr="00E522EE">
        <w:lastRenderedPageBreak/>
        <w:t>composition.</w:t>
      </w:r>
      <w:r w:rsidRPr="00E522EE">
        <w:t xml:space="preserve"> </w:t>
      </w:r>
      <w:r w:rsidR="007C1C54" w:rsidRPr="00E522EE">
        <w:t xml:space="preserve"> These studies are typically large in scale, covering vast distances (thousands of km) in order to capture climate gradients.  These large scales make the precise mechanisms for observed biological changes difficult to ascertain due to covarying environmental variables (e.g., elevation, geology, human impacts).  </w:t>
      </w:r>
      <w:r w:rsidR="00C657AB" w:rsidRPr="00C657AB">
        <w:t>Thus,</w:t>
      </w:r>
      <w:r w:rsidR="007C1C54" w:rsidRPr="00E522EE">
        <w:t xml:space="preserve"> while current literature demonstrates that biome shifts occur across temperature and latitudinal gradients </w:t>
      </w:r>
      <w:r w:rsidR="0031059E" w:rsidRPr="00E522EE">
        <w:fldChar w:fldCharType="begin">
          <w:fldData xml:space="preserve">PEVuZE5vdGU+PENpdGU+PEF1dGhvcj5EZSBGcmVubmU8L0F1dGhvcj48WWVhcj4yMDEzPC9ZZWFy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=
</w:fldData>
        </w:fldChar>
      </w:r>
      <w:r w:rsidR="0031059E" w:rsidRPr="00E522EE">
        <w:instrText xml:space="preserve"> ADDIN EN.CITE </w:instrText>
      </w:r>
      <w:r w:rsidR="0031059E" w:rsidRPr="00E522EE">
        <w:fldChar w:fldCharType="begin">
          <w:fldData xml:space="preserve">PEVuZE5vdGU+PENpdGU+PEF1dGhvcj5EZSBGcmVubmU8L0F1dGhvcj48WWVhcj4yMDEzPC9ZZWFy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=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(De Frenne, Graae et al. 2013)</w:t>
      </w:r>
      <w:r w:rsidR="0031059E" w:rsidRPr="00E522EE">
        <w:fldChar w:fldCharType="end"/>
      </w:r>
      <w:r w:rsidR="007C1C54" w:rsidRPr="00E522EE">
        <w:t xml:space="preserve">, the value of these observational studies for forecasting community responses to climate change is hindered by the many confounding variables.  The power of using the space-for-time approach for evaluating how changes to the hydrologic cycle will impact ecological communities </w:t>
      </w:r>
      <w:r w:rsidR="00A870E1">
        <w:t>is</w:t>
      </w:r>
      <w:r w:rsidR="007C1C54" w:rsidRPr="00E522EE">
        <w:t xml:space="preserve"> enhanced </w:t>
      </w:r>
      <w:r w:rsidR="00A870E1">
        <w:t>in</w:t>
      </w:r>
      <w:r w:rsidR="007C1C54" w:rsidRPr="00E522EE">
        <w:t xml:space="preserve"> study systems with limited confounding environmental variables (i.e. temperature, elevation, distance, and underlying geology)</w:t>
      </w:r>
      <w:r w:rsidR="00A870E1">
        <w:t>, allowing for</w:t>
      </w:r>
      <w:r w:rsidR="007C1C54" w:rsidRPr="00E522EE">
        <w:t xml:space="preserve"> delineat</w:t>
      </w:r>
      <w:r w:rsidR="00A870E1">
        <w:t>ing</w:t>
      </w:r>
      <w:r w:rsidR="007C1C54" w:rsidRPr="00E522EE">
        <w:t xml:space="preserve"> the intricacies of </w:t>
      </w:r>
      <w:r w:rsidR="00CF3064" w:rsidRPr="00E522EE">
        <w:t>hydrologic cycle</w:t>
      </w:r>
      <w:r w:rsidR="007C1C54" w:rsidRPr="00E522EE">
        <w:t>-ecosystem relationships</w:t>
      </w:r>
      <w:r w:rsidR="00347E19" w:rsidRPr="00E522EE">
        <w:t>.</w:t>
      </w:r>
    </w:p>
    <w:p w14:paraId="60E1B608" w14:textId="6748EC72" w:rsidR="00453FB3" w:rsidRPr="00E522EE" w:rsidRDefault="00CF3064" w:rsidP="00E37DC5">
      <w:pPr>
        <w:spacing w:line="480" w:lineRule="auto"/>
        <w:ind w:firstLine="720"/>
        <w:contextualSpacing/>
      </w:pPr>
      <w:r w:rsidRPr="00E522EE">
        <w:t>Fortunately, t</w:t>
      </w:r>
      <w:r w:rsidR="006643E8" w:rsidRPr="00E522EE">
        <w:t xml:space="preserve">he Texas Coastal Prairie (TCP) </w:t>
      </w:r>
      <w:r w:rsidR="00C657AB">
        <w:t xml:space="preserve">within the Western Gulf coastal grasslands </w:t>
      </w:r>
      <w:r w:rsidR="006643E8" w:rsidRPr="00E522EE">
        <w:t>is a</w:t>
      </w:r>
      <w:r w:rsidRPr="00E522EE">
        <w:t>n ideal</w:t>
      </w:r>
      <w:r w:rsidR="006643E8" w:rsidRPr="00E522EE">
        <w:t xml:space="preserve"> </w:t>
      </w:r>
      <w:r w:rsidRPr="00E522EE">
        <w:t>system evaluating the effect of hydrologic climate change on ecological communities</w:t>
      </w:r>
      <w:r w:rsidR="006643E8" w:rsidRPr="00E522EE">
        <w:t xml:space="preserve">. The Western Gulf coastal grasslands are a subtropical ecotone that spans Louisiana, Texas, and northern Mexico’s coastal areas. </w:t>
      </w:r>
      <w:r w:rsidRPr="00E522EE">
        <w:t xml:space="preserve">From east to west to climate becomes more arid, with gradual change for much of the coast and a region of rapid change located in southern Texas.  </w:t>
      </w:r>
      <w:r w:rsidR="006643E8" w:rsidRPr="00E522EE">
        <w:t xml:space="preserve">In this region the annual rainfall changes from 55cm•yr-1 (semi-arid) to 135 cm•yr-1 (sub-humid) </w:t>
      </w:r>
      <w:r w:rsidRPr="00E522EE">
        <w:t xml:space="preserve">over a </w:t>
      </w:r>
      <w:r w:rsidR="006643E8" w:rsidRPr="00E522EE">
        <w:t>300 km</w:t>
      </w:r>
      <w:r w:rsidRPr="00E522EE">
        <w:t xml:space="preserve"> gradient</w:t>
      </w:r>
      <w:r w:rsidR="006643E8" w:rsidRPr="00E522EE">
        <w:t xml:space="preserve"> (Falcone 2011), but there are minimal changes in elevation, air temperature</w:t>
      </w:r>
      <w:r w:rsidRPr="00E522EE">
        <w:t xml:space="preserve">, </w:t>
      </w:r>
      <w:r w:rsidR="006643E8" w:rsidRPr="00E522EE">
        <w:t>underlying geology</w:t>
      </w:r>
      <w:r w:rsidRPr="00E522EE">
        <w:t>, and human land use</w:t>
      </w:r>
      <w:r w:rsidR="006643E8" w:rsidRPr="00E522EE">
        <w:t>. Thus, studying natural ecosystems that span the TCP maximizes</w:t>
      </w:r>
      <w:r w:rsidRPr="00E522EE">
        <w:t xml:space="preserve"> our</w:t>
      </w:r>
      <w:r w:rsidR="006643E8" w:rsidRPr="00E522EE">
        <w:t xml:space="preserve"> ability to detect relationships between </w:t>
      </w:r>
      <w:r w:rsidRPr="00E522EE">
        <w:t xml:space="preserve">annual </w:t>
      </w:r>
      <w:r w:rsidR="006643E8" w:rsidRPr="00E522EE">
        <w:t>precipitation and ecosystem processes</w:t>
      </w:r>
      <w:r w:rsidRPr="00E522EE">
        <w:t xml:space="preserve"> in the absence of covarying factors</w:t>
      </w:r>
      <w:r w:rsidR="006643E8" w:rsidRPr="00E522EE">
        <w:t>.</w:t>
      </w:r>
    </w:p>
    <w:p w14:paraId="051D21FE" w14:textId="5F472257" w:rsidR="00F96E8B" w:rsidRPr="00E522EE" w:rsidRDefault="00E31E36" w:rsidP="005E356D">
      <w:pPr>
        <w:spacing w:line="480" w:lineRule="auto"/>
        <w:ind w:firstLine="720"/>
        <w:contextualSpacing/>
      </w:pPr>
      <w:r w:rsidRPr="00E522EE">
        <w:t xml:space="preserve">We used a section of the TCP where precipitation changes most quickly as a model system to evaluate how changes in precipitation alter stream communities.  </w:t>
      </w:r>
      <w:r w:rsidR="00453FB3" w:rsidRPr="00E522EE">
        <w:t xml:space="preserve">As conditions </w:t>
      </w:r>
      <w:r w:rsidR="00453FB3" w:rsidRPr="00E522EE">
        <w:lastRenderedPageBreak/>
        <w:t xml:space="preserve">become wetter, there is an observable ecological shift from Thornwood groves in the semi-arid West to Live oak forests Towards the East </w:t>
      </w:r>
      <w:r w:rsidR="0031059E" w:rsidRPr="00E522EE">
        <w:fldChar w:fldCharType="begin"/>
      </w:r>
      <w:r w:rsidR="0031059E" w:rsidRPr="00E522EE">
        <w:instrText xml:space="preserve"> ADDIN EN.CITE &lt;EndNote&gt;&lt;Cite&gt;&lt;Author&gt;Chapman BR&lt;/Author&gt;&lt;Year&gt;2018&lt;/Year&gt;&lt;RecNum&gt;66&lt;/RecNum&gt;&lt;DisplayText&gt;(Chapman BR 2018)&lt;/DisplayText&gt;&lt;record&gt;&lt;rec-number&gt;66&lt;/rec-number&gt;&lt;foreign-keys&gt;&lt;key app="EN" db-id="fzt5daz5eexrvhezevkpw9shp2fpffwdpre5" timestamp="1553293336"&gt;66&lt;/key&gt;&lt;/foreign-keys&gt;&lt;ref-type name="Book"&gt;6&lt;/ref-type&gt;&lt;contributors&gt;&lt;authors&gt;&lt;author&gt;Chapman BR, Bolen EG&lt;/author&gt;&lt;/authors&gt;&lt;/contributors&gt;&lt;titles&gt;&lt;title&gt;The Natural History of Texas&lt;/title&gt;&lt;/titles&gt;&lt;edition&gt;First ed&lt;/edition&gt;&lt;dates&gt;&lt;year&gt;2018&lt;/year&gt;&lt;pub-dates&gt;&lt;date&gt;2018&lt;/date&gt;&lt;/pub-dates&gt;&lt;/dates&gt;&lt;pub-location&gt;College Station&lt;/pub-location&gt;&lt;publisher&gt;Texas A&amp;amp;M University Press&lt;/publisher&gt;&lt;urls&gt;&lt;/urls&gt;&lt;/record&gt;&lt;/Cite&gt;&lt;/EndNote&gt;</w:instrText>
      </w:r>
      <w:r w:rsidR="0031059E" w:rsidRPr="00E522EE">
        <w:fldChar w:fldCharType="separate"/>
      </w:r>
      <w:r w:rsidR="0031059E" w:rsidRPr="00E522EE">
        <w:rPr>
          <w:noProof/>
        </w:rPr>
        <w:t>(Chapman BR 2018)</w:t>
      </w:r>
      <w:r w:rsidR="0031059E" w:rsidRPr="00E522EE">
        <w:fldChar w:fldCharType="end"/>
      </w:r>
      <w:r w:rsidR="00453FB3" w:rsidRPr="00E522EE">
        <w:t xml:space="preserve">. </w:t>
      </w:r>
      <w:r w:rsidR="00300F8C" w:rsidRPr="00E522EE">
        <w:t xml:space="preserve"> </w:t>
      </w:r>
      <w:r w:rsidR="00A870E1">
        <w:t xml:space="preserve">In addition to its value as a case study region, there is limited prior biological sampling by state and federal agencies of running waters in the </w:t>
      </w:r>
      <w:proofErr w:type="gramStart"/>
      <w:r w:rsidR="00A870E1">
        <w:t>TCP</w:t>
      </w:r>
      <w:proofErr w:type="gramEnd"/>
      <w:r w:rsidR="00A870E1">
        <w:t xml:space="preserve"> so sampling efforts enhance </w:t>
      </w:r>
      <w:r w:rsidR="007D1D2C">
        <w:t xml:space="preserve">our understanding of subtropical ecosystems. </w:t>
      </w:r>
      <w:r w:rsidR="00300F8C" w:rsidRPr="00E522EE">
        <w:t>Along the rainfall gradient we surveyed 1</w:t>
      </w:r>
      <w:r w:rsidR="00E522EE">
        <w:t>0</w:t>
      </w:r>
      <w:r w:rsidR="00300F8C" w:rsidRPr="00E522EE">
        <w:t xml:space="preserve"> </w:t>
      </w:r>
      <w:r w:rsidR="00C657AB">
        <w:t xml:space="preserve">USGS gauged </w:t>
      </w:r>
      <w:r w:rsidR="00300F8C" w:rsidRPr="00E522EE">
        <w:t xml:space="preserve">wadeable streams for </w:t>
      </w:r>
      <w:r w:rsidR="00453FB3" w:rsidRPr="00E522EE">
        <w:t>fish</w:t>
      </w:r>
      <w:r w:rsidR="00300F8C" w:rsidRPr="00E522EE">
        <w:t xml:space="preserve">, benthic </w:t>
      </w:r>
      <w:r w:rsidR="00453FB3" w:rsidRPr="00E522EE">
        <w:t>macroinvertebrate</w:t>
      </w:r>
      <w:r w:rsidR="00C657AB">
        <w:t>s</w:t>
      </w:r>
      <w:r w:rsidR="00300F8C" w:rsidRPr="00E522EE">
        <w:t xml:space="preserve">, and environmental variables.  Our </w:t>
      </w:r>
      <w:r w:rsidR="00453FB3" w:rsidRPr="00E522EE">
        <w:t>objective</w:t>
      </w:r>
      <w:r w:rsidR="00300F8C" w:rsidRPr="00E522EE">
        <w:t>s were to: 1)</w:t>
      </w:r>
      <w:r w:rsidR="00453FB3" w:rsidRPr="00E522EE">
        <w:t xml:space="preserve"> </w:t>
      </w:r>
      <w:r w:rsidR="00300F8C" w:rsidRPr="00E522EE">
        <w:t>I</w:t>
      </w:r>
      <w:r w:rsidR="00453FB3" w:rsidRPr="00E522EE">
        <w:t xml:space="preserve">dentify patterns in </w:t>
      </w:r>
      <w:r w:rsidR="00C657AB">
        <w:t xml:space="preserve">the </w:t>
      </w:r>
      <w:r w:rsidR="00453FB3" w:rsidRPr="00E522EE">
        <w:t>diversity and composition of fish and macroinvertebrates communities that correspond to changes in precipitation</w:t>
      </w:r>
      <w:r w:rsidR="00300F8C" w:rsidRPr="00E522EE">
        <w:t>, and 2) identify environmental drivers that mediate the effects of climate on community processes.  We expected that a</w:t>
      </w:r>
      <w:r w:rsidR="00453FB3" w:rsidRPr="00E522EE">
        <w:t xml:space="preserve">nnual precipitation </w:t>
      </w:r>
      <w:r w:rsidR="00300F8C" w:rsidRPr="00E522EE">
        <w:t xml:space="preserve">would be </w:t>
      </w:r>
      <w:r w:rsidR="00453FB3" w:rsidRPr="00E522EE">
        <w:t>positively correlate</w:t>
      </w:r>
      <w:r w:rsidR="00300F8C" w:rsidRPr="00E522EE">
        <w:t>d</w:t>
      </w:r>
      <w:r w:rsidR="00453FB3" w:rsidRPr="00E522EE">
        <w:t xml:space="preserve"> with community diversity</w:t>
      </w:r>
      <w:r w:rsidR="00300F8C" w:rsidRPr="00E522EE">
        <w:t xml:space="preserve"> because h</w:t>
      </w:r>
      <w:r w:rsidR="00453FB3" w:rsidRPr="00E522EE">
        <w:t>umid precipitation regimes are expected to create more stable environmental conditions by creating habitat heterogeneity and predictable flow regimes which promote the development of greater biodiversity</w:t>
      </w:r>
      <w:r w:rsidR="009E32DA" w:rsidRPr="00E522EE">
        <w:t xml:space="preserve"> </w:t>
      </w:r>
      <w:r w:rsidR="0031059E" w:rsidRPr="00E522EE">
        <w:fldChar w:fldCharType="begin"/>
      </w:r>
      <w:r w:rsidR="0031059E" w:rsidRPr="00E522EE">
        <w:instrText xml:space="preserve"> ADDIN EN.CITE &lt;EndNote&gt;&lt;Cite&gt;&lt;Author&gt;Boulton&lt;/Author&gt;&lt;Year&gt;1992&lt;/Year&gt;&lt;RecNum&gt;146&lt;/RecNum&gt;&lt;DisplayText&gt;(Boulton, Peterson et al. 1992)&lt;/DisplayText&gt;&lt;record&gt;&lt;rec-number&gt;146&lt;/rec-number&gt;&lt;foreign-keys&gt;&lt;key app="EN" db-id="fzt5daz5eexrvhezevkpw9shp2fpffwdpre5" timestamp="1556753016"&gt;146&lt;/key&gt;&lt;/foreign-keys&gt;&lt;ref-type name="Journal Article"&gt;17&lt;/ref-type&gt;&lt;contributors&gt;&lt;authors&gt;&lt;author&gt;Boulton, A. J.&lt;/author&gt;&lt;author&gt;Peterson, C. G.&lt;/author&gt;&lt;author&gt;Grimm, N. B.&lt;/author&gt;&lt;author&gt;Fisher, S. G.&lt;/author&gt;&lt;/authors&gt;&lt;/contributors&gt;&lt;auth-address&gt;Arizona State Univ,Dept Zool,Tempe,Az 85287&lt;/auth-address&gt;&lt;titles&gt;&lt;title&gt;Stability of an Aquatic Macroinvertebrate Community in a Multiyear Hydrologic Disturbance Regime&lt;/title&gt;&lt;secondary-title&gt;Ecology&lt;/secondary-title&gt;&lt;alt-title&gt;Ecology&amp;#xD;Ecology&lt;/alt-title&gt;&lt;/titles&gt;&lt;periodical&gt;&lt;full-title&gt;Ecology&lt;/full-title&gt;&lt;abbr-1&gt;Ecology&lt;/abbr-1&gt;&lt;/periodical&gt;&lt;pages&gt;2192-2207&lt;/pages&gt;&lt;volume&gt;73&lt;/volume&gt;&lt;number&gt;6&lt;/number&gt;&lt;keywords&gt;&lt;keyword&gt;aquatic invertebrates&lt;/keyword&gt;&lt;keyword&gt;community structure&lt;/keyword&gt;&lt;keyword&gt;disturbance&lt;/keyword&gt;&lt;keyword&gt;ecosystems&lt;/keyword&gt;&lt;keyword&gt;multivariate analyses&lt;/keyword&gt;&lt;keyword&gt;seasonality&lt;/keyword&gt;&lt;keyword&gt;spates&lt;/keyword&gt;&lt;keyword&gt;stability&lt;/keyword&gt;&lt;keyword&gt;stream&lt;/keyword&gt;&lt;keyword&gt;succession&lt;/keyword&gt;&lt;keyword&gt;sonoran desert stream&lt;/keyword&gt;&lt;keyword&gt;ordination&lt;/keyword&gt;&lt;keyword&gt;ecology&lt;/keyword&gt;&lt;keyword&gt;succession&lt;/keyword&gt;&lt;keyword&gt;recovery&lt;/keyword&gt;&lt;keyword&gt;competition&lt;/keyword&gt;&lt;keyword&gt;ecosystems&lt;/keyword&gt;&lt;keyword&gt;mechanisms&lt;/keyword&gt;&lt;keyword&gt;resilience&lt;/keyword&gt;&lt;keyword&gt;robustness&lt;/keyword&gt;&lt;/keywords&gt;&lt;dates&gt;&lt;year&gt;1992&lt;/year&gt;&lt;pub-dates&gt;&lt;date&gt;Dec&lt;/date&gt;&lt;/pub-dates&gt;&lt;/dates&gt;&lt;isbn&gt;0012-9658&lt;/isbn&gt;&lt;accession-num&gt;WOS:A1992KB84300021&lt;/accession-num&gt;&lt;urls&gt;&lt;related-urls&gt;&lt;url&gt;&amp;lt;Go to ISI&amp;gt;://WOS:A1992KB84300021&lt;/url&gt;&lt;/related-urls&gt;&lt;/urls&gt;&lt;language&gt;English&lt;/language&gt;&lt;/record&gt;&lt;/Cite&gt;&lt;/EndNote&gt;</w:instrText>
      </w:r>
      <w:r w:rsidR="0031059E" w:rsidRPr="00E522EE">
        <w:fldChar w:fldCharType="separate"/>
      </w:r>
      <w:r w:rsidR="0031059E" w:rsidRPr="00E522EE">
        <w:rPr>
          <w:noProof/>
        </w:rPr>
        <w:t>(Boulton, Peterson et al. 1992)</w:t>
      </w:r>
      <w:r w:rsidR="0031059E" w:rsidRPr="00E522EE">
        <w:fldChar w:fldCharType="end"/>
      </w:r>
      <w:r w:rsidR="00453FB3" w:rsidRPr="00E522EE">
        <w:t xml:space="preserve">. </w:t>
      </w:r>
      <w:r w:rsidR="00300F8C" w:rsidRPr="00E522EE">
        <w:t>We further expected that e</w:t>
      </w:r>
      <w:r w:rsidR="002406DC" w:rsidRPr="00E522EE">
        <w:t xml:space="preserve">vapotranspiration by riparian vegetation </w:t>
      </w:r>
      <w:r w:rsidR="00C657AB">
        <w:t>would</w:t>
      </w:r>
      <w:r w:rsidR="008910F9" w:rsidRPr="00E522EE">
        <w:t xml:space="preserve"> </w:t>
      </w:r>
      <w:r w:rsidR="00C657AB">
        <w:t xml:space="preserve">increase </w:t>
      </w:r>
      <w:r w:rsidR="002406DC" w:rsidRPr="00E522EE">
        <w:t>solute concentrations in semi-arid streams</w:t>
      </w:r>
      <w:r w:rsidR="00C657AB">
        <w:t>, particularly during base flows</w:t>
      </w:r>
      <w:r w:rsidR="00F96E8B" w:rsidRPr="00E522EE">
        <w:t xml:space="preserve"> </w:t>
      </w:r>
      <w:r w:rsidR="008910F9" w:rsidRPr="00E522EE">
        <w:fldChar w:fldCharType="begin">
          <w:fldData xml:space="preserve">PEVuZE5vdGU+PENpdGU+PEF1dGhvcj5MdXBvbjwvQXV0aG9yPjxZZWFyPjIwMTY8L1llYXI+PFJl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</w:fldData>
        </w:fldChar>
      </w:r>
      <w:r w:rsidR="008910F9" w:rsidRPr="00E522EE">
        <w:instrText xml:space="preserve"> ADDIN EN.CITE </w:instrText>
      </w:r>
      <w:r w:rsidR="008910F9" w:rsidRPr="00E522EE">
        <w:fldChar w:fldCharType="begin">
          <w:fldData xml:space="preserve">PEVuZE5vdGU+PENpdGU+PEF1dGhvcj5MdXBvbjwvQXV0aG9yPjxZZWFyPjIwMTY8L1llYXI+PFJl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</w:fldData>
        </w:fldChar>
      </w:r>
      <w:r w:rsidR="008910F9" w:rsidRPr="00E522EE">
        <w:instrText xml:space="preserve"> ADDIN EN.CITE.DATA </w:instrText>
      </w:r>
      <w:r w:rsidR="008910F9" w:rsidRPr="00E522EE">
        <w:fldChar w:fldCharType="end"/>
      </w:r>
      <w:r w:rsidR="008910F9" w:rsidRPr="00E522EE">
        <w:fldChar w:fldCharType="separate"/>
      </w:r>
      <w:r w:rsidR="008910F9" w:rsidRPr="00E522EE">
        <w:rPr>
          <w:noProof/>
        </w:rPr>
        <w:t>(Tabacchi, Lambs et al. 2000, Lupon, Bernal et al. 2016)</w:t>
      </w:r>
      <w:r w:rsidR="008910F9" w:rsidRPr="00E522EE">
        <w:fldChar w:fldCharType="end"/>
      </w:r>
      <w:r w:rsidR="00300F8C" w:rsidRPr="00E522EE">
        <w:t xml:space="preserve">, creating environmental filters that limit recruitment of sensitive fish and </w:t>
      </w:r>
      <w:r w:rsidR="008910F9" w:rsidRPr="00E522EE">
        <w:t>macro</w:t>
      </w:r>
      <w:r w:rsidR="00300F8C" w:rsidRPr="00E522EE">
        <w:t>invertebrates</w:t>
      </w:r>
      <w:r w:rsidR="003F66A9" w:rsidRPr="00E522EE">
        <w:t>.</w:t>
      </w:r>
    </w:p>
    <w:p w14:paraId="573A071A" w14:textId="77777777" w:rsidR="00C657AB" w:rsidRDefault="00C657AB" w:rsidP="00C657AB">
      <w:pPr>
        <w:spacing w:line="480" w:lineRule="auto"/>
        <w:contextualSpacing/>
        <w:rPr>
          <w:b/>
        </w:rPr>
      </w:pPr>
    </w:p>
    <w:p w14:paraId="1C806B32" w14:textId="5E3FF8D6" w:rsidR="007A3C8C" w:rsidRPr="00E522EE" w:rsidRDefault="007A3C8C" w:rsidP="00E522EE">
      <w:pPr>
        <w:spacing w:line="480" w:lineRule="auto"/>
        <w:contextualSpacing/>
        <w:rPr>
          <w:b/>
        </w:rPr>
      </w:pPr>
      <w:r w:rsidRPr="00E522EE">
        <w:rPr>
          <w:b/>
        </w:rPr>
        <w:t>Methods</w:t>
      </w:r>
    </w:p>
    <w:p w14:paraId="786B7487" w14:textId="3F23B8E0" w:rsidR="007A3C8C" w:rsidRDefault="007A3C8C" w:rsidP="00E522EE">
      <w:pPr>
        <w:spacing w:line="480" w:lineRule="auto"/>
        <w:contextualSpacing/>
        <w:rPr>
          <w:ins w:id="3" w:author="Christopher J. Patrick" w:date="2020-04-27T11:58:00Z"/>
        </w:rPr>
      </w:pPr>
      <w:r w:rsidRPr="00E522EE">
        <w:rPr>
          <w:bCs/>
          <w:i/>
          <w:iCs/>
        </w:rPr>
        <w:t>Study Region</w:t>
      </w:r>
      <w:r w:rsidRPr="00E522EE">
        <w:rPr>
          <w:b/>
        </w:rPr>
        <w:t xml:space="preserve">: </w:t>
      </w:r>
      <w:r w:rsidRPr="00E522EE">
        <w:t xml:space="preserve">The Texas Coastal Prairie contains grassland prairie with forested areas occurring primarily along riverine systems. </w:t>
      </w:r>
      <w:r w:rsidRPr="00E522EE">
        <w:rPr>
          <w:bCs/>
        </w:rPr>
        <w:t>During March and April of 2017, we sampled ten, wadable, perennial streams which span 12 counties from Kleberg County to Montgomery in South-Central Texas, USA. Each study site is located within 100 meters of a USGS stream gauge which continuously monitor streamflow and climate data year-round</w:t>
      </w:r>
      <w:r w:rsidR="00C657AB">
        <w:t xml:space="preserve">. </w:t>
      </w:r>
      <w:r w:rsidR="00C657AB" w:rsidRPr="00C657AB">
        <w:t xml:space="preserve"> </w:t>
      </w:r>
      <w:r w:rsidR="00C657AB" w:rsidRPr="00BE3457">
        <w:t xml:space="preserve">Study sites were chosen to </w:t>
      </w:r>
      <w:r w:rsidR="00C657AB" w:rsidRPr="00BE3457">
        <w:lastRenderedPageBreak/>
        <w:t xml:space="preserve">maximize differences in precipitation with minimal changes in underlying geology and elevation. </w:t>
      </w:r>
      <w:r w:rsidR="00C657AB" w:rsidRPr="00BE3457">
        <w:rPr>
          <w:bCs/>
        </w:rPr>
        <w:t>The annual precipitation ranges from 48-125 cm within the</w:t>
      </w:r>
      <w:r w:rsidR="00E522EE">
        <w:rPr>
          <w:bCs/>
        </w:rPr>
        <w:t xml:space="preserve"> </w:t>
      </w:r>
      <w:r w:rsidRPr="00E522EE">
        <w:rPr>
          <w:bCs/>
        </w:rPr>
        <w:t xml:space="preserve">study region which spans a linear distance of 378 km </w:t>
      </w:r>
      <w:r w:rsidRPr="00E522EE">
        <w:rPr>
          <w:bCs/>
        </w:rPr>
        <w:fldChar w:fldCharType="begin"/>
      </w:r>
      <w:r w:rsidRPr="00E522EE">
        <w:rPr>
          <w:bCs/>
        </w:rPr>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E522EE">
        <w:rPr>
          <w:bCs/>
        </w:rPr>
        <w:fldChar w:fldCharType="separate"/>
      </w:r>
      <w:r w:rsidRPr="00E522EE">
        <w:rPr>
          <w:bCs/>
          <w:noProof/>
        </w:rPr>
        <w:t>(Falcone 2011)</w:t>
      </w:r>
      <w:r w:rsidRPr="00E522EE">
        <w:rPr>
          <w:bCs/>
        </w:rPr>
        <w:fldChar w:fldCharType="end"/>
      </w:r>
      <w:r w:rsidRPr="00E522EE">
        <w:rPr>
          <w:bCs/>
        </w:rPr>
        <w:t xml:space="preserve">. </w:t>
      </w:r>
      <w:r w:rsidRPr="00E522EE">
        <w:t xml:space="preserve">The surface geology is characterized by fine clays, quaternary and sedimentary sand. The streams have similar elevations (14-61 m), substrates (quaternary), and average air temperatures (19.9-22.1℃) (Table 1). </w:t>
      </w:r>
    </w:p>
    <w:p w14:paraId="7F3B3B2F" w14:textId="77777777" w:rsidR="00A870E1" w:rsidRPr="00E522EE" w:rsidRDefault="00A870E1" w:rsidP="00E522EE">
      <w:pPr>
        <w:spacing w:line="480" w:lineRule="auto"/>
        <w:contextualSpacing/>
      </w:pPr>
    </w:p>
    <w:p w14:paraId="50D5F241" w14:textId="0DF53DA9" w:rsidR="007A3C8C" w:rsidRPr="00A5012F" w:rsidRDefault="007A3C8C" w:rsidP="00E522EE">
      <w:pPr>
        <w:spacing w:line="480" w:lineRule="auto"/>
        <w:contextualSpacing/>
      </w:pPr>
      <w:r w:rsidRPr="00E522EE">
        <w:rPr>
          <w:i/>
          <w:iCs/>
        </w:rPr>
        <w:t>Biological Sampling</w:t>
      </w:r>
      <w:r w:rsidRPr="00E522EE">
        <w:rPr>
          <w:b/>
          <w:bCs/>
        </w:rPr>
        <w:t xml:space="preserve">: </w:t>
      </w:r>
      <w:r w:rsidRPr="00E522EE">
        <w:t xml:space="preserve">Fish communities were sampled using a Smith-Root LR-24 Backpack in a single pass survey of a 100-meter reach </w:t>
      </w:r>
      <w:r w:rsidRPr="00E522EE">
        <w:fldChar w:fldCharType="begin"/>
      </w:r>
      <w:r w:rsidRPr="00E522EE">
        <w:instrText xml:space="preserve"> ADDIN EN.CITE &lt;EndNote&gt;&lt;Cite&gt;&lt;Author&gt;Lamberti&lt;/Author&gt;&lt;Year&gt;2007&lt;/Year&gt;&lt;RecNum&gt;179&lt;/RecNum&gt;&lt;DisplayText&gt;(Lamberti 2007)&lt;/DisplayText&gt;&lt;record&gt;&lt;rec-number&gt;179&lt;/rec-number&gt;&lt;foreign-keys&gt;&lt;key app="EN" db-id="fzt5daz5eexrvhezevkpw9shp2fpffwdpre5" timestamp="1581446568"&gt;179&lt;/key&gt;&lt;/foreign-keys&gt;&lt;ref-type name="Book"&gt;6&lt;/ref-type&gt;&lt;contributors&gt;&lt;authors&gt;&lt;author&gt;Hauer &amp;amp; Lamberti &lt;/author&gt;&lt;/authors&gt;&lt;secondary-authors&gt;&lt;author&gt;Richford, Andrew&lt;/author&gt;&lt;/secondary-authors&gt;&lt;/contributors&gt;&lt;titles&gt;&lt;title&gt;Methods in Stream Ecology&lt;/title&gt;&lt;/titles&gt;&lt;pages&gt;895&lt;/pages&gt;&lt;dates&gt;&lt;year&gt;2007&lt;/year&gt;&lt;/dates&gt;&lt;publisher&gt;Elsevier Inc&lt;/publisher&gt;&lt;urls&gt;&lt;/urls&gt;&lt;/record&gt;&lt;/Cite&gt;&lt;/EndNote&gt;</w:instrText>
      </w:r>
      <w:r w:rsidRPr="00E522EE">
        <w:fldChar w:fldCharType="separate"/>
      </w:r>
      <w:r w:rsidRPr="00E522EE">
        <w:rPr>
          <w:noProof/>
        </w:rPr>
        <w:t>(Lamberti 2007)</w:t>
      </w:r>
      <w:r w:rsidRPr="00E522EE">
        <w:fldChar w:fldCharType="end"/>
      </w:r>
      <w:r w:rsidRPr="00E522EE">
        <w:t>.</w:t>
      </w:r>
      <w:r w:rsidR="00450161">
        <w:t xml:space="preserve">  Reach length was determined by applying a modified version of the recommended standard of a length 40x the width</w:t>
      </w:r>
      <w:r w:rsidR="00FD764C">
        <w:t xml:space="preserve"> </w:t>
      </w:r>
      <w:r w:rsidR="00FD764C" w:rsidRPr="00BE3457">
        <w:fldChar w:fldCharType="begin"/>
      </w:r>
      <w:r w:rsidR="00FD764C" w:rsidRPr="00BE3457">
        <w:instrText xml:space="preserve"> ADDIN EN.CITE &lt;EndNote&gt;&lt;Cite&gt;&lt;Author&gt;Reynolds&lt;/Author&gt;&lt;Year&gt;2003&lt;/Year&gt;&lt;RecNum&gt;180&lt;/RecNum&gt;&lt;DisplayText&gt;(Reynolds, Herlihy et al. 2003)&lt;/DisplayText&gt;&lt;record&gt;&lt;rec-number&gt;180&lt;/rec-number&gt;&lt;foreign-keys&gt;&lt;key app="EN" db-id="fzt5daz5eexrvhezevkpw9shp2fpffwdpre5" timestamp="1581447627"&gt;180&lt;/key&gt;&lt;/foreign-keys&gt;&lt;ref-type name="Journal Article"&gt;17&lt;/ref-type&gt;&lt;contributors&gt;&lt;authors&gt;&lt;author&gt;Reynolds, L.&lt;/author&gt;&lt;author&gt;Herlihy, A. T.&lt;/author&gt;&lt;author&gt;Kaufmann, P. R.&lt;/author&gt;&lt;author&gt;Gregory, S. V.&lt;/author&gt;&lt;author&gt;Hughes, R. M.&lt;/author&gt;&lt;/authors&gt;&lt;/contributors&gt;&lt;auth-address&gt;US EPA, Corvallis, OR 97333 USA&amp;#xD;Oregon State Univ, Dept Fisheries &amp;amp; Wildlife, Corvallis, OR 97331 USA&amp;#xD;Dynamac, Corvallis, OR 97333 USA&lt;/auth-address&gt;&lt;titles&gt;&lt;title&gt;Electrofishing effort requirements for assessing species richness and biotic integrity in western Oregon streams&lt;/title&gt;&lt;secondary-title&gt;North American Journal of Fisheries Management&lt;/secondary-title&gt;&lt;alt-title&gt;N Am J Fish Manage&lt;/alt-title&gt;&lt;/titles&gt;&lt;periodical&gt;&lt;full-title&gt;North American Journal of Fisheries Management&lt;/full-title&gt;&lt;abbr-1&gt;N Am J Fish Manage&lt;/abbr-1&gt;&lt;/periodical&gt;&lt;alt-periodical&gt;&lt;full-title&gt;North American Journal of Fisheries Management&lt;/full-title&gt;&lt;abbr-1&gt;N Am J Fish Manage&lt;/abbr-1&gt;&lt;/alt-periodical&gt;&lt;pages&gt;450-461&lt;/pages&gt;&lt;volume&gt;23&lt;/volume&gt;&lt;number&gt;2&lt;/number&gt;&lt;keywords&gt;&lt;keyword&gt;fish assemblage&lt;/keyword&gt;&lt;keyword&gt;persistence&lt;/keyword&gt;&lt;/keywords&gt;&lt;dates&gt;&lt;year&gt;2003&lt;/year&gt;&lt;pub-dates&gt;&lt;date&gt;May&lt;/date&gt;&lt;/pub-dates&gt;&lt;/dates&gt;&lt;isbn&gt;0275-5947&lt;/isbn&gt;&lt;accession-num&gt;WOS:000183338900010&lt;/accession-num&gt;&lt;urls&gt;&lt;related-urls&gt;&lt;url&gt;&amp;lt;Go to ISI&amp;gt;://WOS:000183338900010&lt;/url&gt;&lt;url&gt;https://afspubs.onlinelibrary.wiley.com/doi/full/10.1577/1548-8675%282003%29023%3C0450%3AEERFAS%3E2.0.CO%3B2&lt;/url&gt;&lt;/related-urls&gt;&lt;/urls&gt;&lt;electronic-resource-num&gt;Doi 10.1577/1548-8675(2003)023&amp;lt;0450:Eerfas&amp;gt;2.0.Co;2&lt;/electronic-resource-num&gt;&lt;language&gt;English&lt;/language&gt;&lt;/record&gt;&lt;/Cite&gt;&lt;/EndNote&gt;</w:instrText>
      </w:r>
      <w:r w:rsidR="00FD764C" w:rsidRPr="00BE3457">
        <w:fldChar w:fldCharType="separate"/>
      </w:r>
      <w:r w:rsidR="00FD764C" w:rsidRPr="00BE3457">
        <w:rPr>
          <w:noProof/>
        </w:rPr>
        <w:t>(Reynolds, Herlihy et al. 2003)</w:t>
      </w:r>
      <w:r w:rsidR="00FD764C" w:rsidRPr="00BE3457">
        <w:fldChar w:fldCharType="end"/>
      </w:r>
      <w:r w:rsidR="00450161">
        <w:t xml:space="preserve">.  We reduced this to 25x the medium stream width (4.1m) because the study sites are characterized by low variation in geomorphology and overall habitat heterogeneity resulting in high success in assessing community composition over a shorter distance.  Data </w:t>
      </w:r>
      <w:r w:rsidR="00DE7567">
        <w:t xml:space="preserve">from three pass surveys </w:t>
      </w:r>
      <w:r w:rsidR="00450161">
        <w:t xml:space="preserve">collected in similar streams in </w:t>
      </w:r>
      <w:r w:rsidR="00DE7567">
        <w:t>the same region</w:t>
      </w:r>
      <w:r w:rsidR="0093355B">
        <w:t xml:space="preserve"> found that </w:t>
      </w:r>
      <w:r w:rsidR="00DE7567">
        <w:t xml:space="preserve">an average of </w:t>
      </w:r>
      <w:r w:rsidR="0093355B">
        <w:t>9</w:t>
      </w:r>
      <w:r w:rsidR="00780E45">
        <w:t>1</w:t>
      </w:r>
      <w:r w:rsidR="00DE7567">
        <w:t>%</w:t>
      </w:r>
      <w:r w:rsidR="00780E45">
        <w:t xml:space="preserve"> ± </w:t>
      </w:r>
      <w:r w:rsidR="00DE7567">
        <w:t xml:space="preserve">2SE </w:t>
      </w:r>
      <w:r w:rsidR="0093355B">
        <w:t xml:space="preserve">of </w:t>
      </w:r>
      <w:r w:rsidR="00E83949">
        <w:t xml:space="preserve">total </w:t>
      </w:r>
      <w:r w:rsidR="0093355B">
        <w:t xml:space="preserve">species are typically found in the first </w:t>
      </w:r>
      <w:r w:rsidR="00DE7567">
        <w:t xml:space="preserve">electrofishing </w:t>
      </w:r>
      <w:r w:rsidR="0093355B">
        <w:t>pass</w:t>
      </w:r>
      <w:r w:rsidR="00DE7567">
        <w:t xml:space="preserve"> (Patrick Lab – unpublished data).</w:t>
      </w:r>
      <w:r w:rsidR="00E83949">
        <w:t xml:space="preserve">  </w:t>
      </w:r>
      <w:r w:rsidRPr="00E522EE">
        <w:t xml:space="preserve">Fish species </w:t>
      </w:r>
      <w:r w:rsidR="00C657AB">
        <w:t>were</w:t>
      </w:r>
      <w:r w:rsidRPr="00E522EE">
        <w:t xml:space="preserve"> field identified to species using a field guide </w:t>
      </w:r>
      <w:r w:rsidRPr="00E522EE">
        <w:fldChar w:fldCharType="begin"/>
      </w:r>
      <w:r w:rsidRPr="00E522EE">
        <w:instrText xml:space="preserve"> ADDIN EN.CITE &lt;EndNote&gt;&lt;Cite&gt;&lt;Author&gt;Thomas C&lt;/Author&gt;&lt;Year&gt;2007&lt;/Year&gt;&lt;RecNum&gt;98&lt;/RecNum&gt;&lt;DisplayText&gt;(Thomas C 2007)&lt;/DisplayText&gt;&lt;record&gt;&lt;rec-number&gt;98&lt;/rec-number&gt;&lt;foreign-keys&gt;&lt;key app="EN" db-id="fzt5daz5eexrvhezevkpw9shp2fpffwdpre5" timestamp="1553637107"&gt;98&lt;/key&gt;&lt;/foreign-keys&gt;&lt;ref-type name="Book"&gt;6&lt;/ref-type&gt;&lt;contributors&gt;&lt;authors&gt;&lt;author&gt;Thomas C, Bonner TH, Whiteside BG&lt;/author&gt;&lt;/authors&gt;&lt;/contributors&gt;&lt;titles&gt;&lt;title&gt;A Field Guide: Freshwater Fishes of Texas&lt;/title&gt;&lt;secondary-title&gt;River Books, Sponsored by The Meadows Center for Water and the Environment, Texas State University&lt;/secondary-title&gt;&lt;/titles&gt;&lt;dates&gt;&lt;year&gt;2007&lt;/year&gt;&lt;/dates&gt;&lt;pub-location&gt;College Station, Texas&lt;/pub-location&gt;&lt;publisher&gt;Texas A&amp;amp;M University Press&lt;/publisher&gt;&lt;urls&gt;&lt;/urls&gt;&lt;/record&gt;&lt;/Cite&gt;&lt;/EndNote&gt;</w:instrText>
      </w:r>
      <w:r w:rsidRPr="00E522EE">
        <w:fldChar w:fldCharType="separate"/>
      </w:r>
      <w:r w:rsidRPr="00E522EE">
        <w:rPr>
          <w:noProof/>
        </w:rPr>
        <w:t>(Thomas C 2007)</w:t>
      </w:r>
      <w:r w:rsidRPr="00E522EE">
        <w:fldChar w:fldCharType="end"/>
      </w:r>
      <w:r w:rsidRPr="00E522EE">
        <w:t xml:space="preserve"> and photographed. Several specimens of each species were euthanized using tricaine mesylate (MS-222) and stored in &gt;70% denatured ethanol as voucher specimens for lab confirmation of species identification. Fish Voucher specimens were identified using the Texas Academy of Science dichotomous key </w:t>
      </w:r>
      <w:r w:rsidRPr="00E522EE">
        <w:fldChar w:fldCharType="begin"/>
      </w:r>
      <w:r w:rsidRPr="00E522EE">
        <w:instrText xml:space="preserve"> ADDIN EN.CITE &lt;EndNote&gt;&lt;Cite&gt;&lt;Author&gt;Hubbs&lt;/Author&gt;&lt;Year&gt;2008&lt;/Year&gt;&lt;RecNum&gt;181&lt;/RecNum&gt;&lt;DisplayText&gt;(Hubbs 2008)&lt;/DisplayText&gt;&lt;record&gt;&lt;rec-number&gt;181&lt;/rec-number&gt;&lt;foreign-keys&gt;&lt;key app="EN" db-id="fzt5daz5eexrvhezevkpw9shp2fpffwdpre5" timestamp="1581452487"&gt;181&lt;/key&gt;&lt;/foreign-keys&gt;&lt;ref-type name="Generic"&gt;13&lt;/ref-type&gt;&lt;contributors&gt;&lt;authors&gt;&lt;author&gt;Hubbs, C.&lt;/author&gt;&lt;/authors&gt;&lt;secondary-authors&gt;&lt;author&gt; R.J. Edwards and G.P. Garrett&lt;/author&gt;&lt;/secondary-authors&gt;&lt;/contributors&gt;&lt;titles&gt;&lt;title&gt;An Annotated Checklist of the Freshwater Fishes of Texas, with Keys to Identification of Species&lt;/title&gt;&lt;/titles&gt;&lt;edition&gt;2nd Edition&lt;/edition&gt;&lt;dates&gt;&lt;year&gt;2008&lt;/year&gt;&lt;/dates&gt;&lt;publisher&gt;Texas Academy of Science&lt;/publisher&gt;&lt;urls&gt;&lt;/urls&gt;&lt;/record&gt;&lt;/Cite&gt;&lt;/EndNote&gt;</w:instrText>
      </w:r>
      <w:r w:rsidRPr="00E522EE">
        <w:fldChar w:fldCharType="separate"/>
      </w:r>
      <w:r w:rsidRPr="00E522EE">
        <w:rPr>
          <w:noProof/>
        </w:rPr>
        <w:t>(Hubbs 2008)</w:t>
      </w:r>
      <w:r w:rsidRPr="00E522EE">
        <w:fldChar w:fldCharType="end"/>
      </w:r>
      <w:r w:rsidRPr="00E522EE">
        <w:t xml:space="preserve"> and cross referenced with field identifications.</w:t>
      </w:r>
    </w:p>
    <w:p w14:paraId="3ABB78B0" w14:textId="712B40D9" w:rsidR="007A3C8C" w:rsidRPr="00377421" w:rsidRDefault="007A3C8C" w:rsidP="00E522EE">
      <w:pPr>
        <w:spacing w:line="480" w:lineRule="auto"/>
        <w:ind w:firstLine="720"/>
        <w:contextualSpacing/>
      </w:pPr>
      <w:r w:rsidRPr="00E522EE">
        <w:t xml:space="preserve">Macroinvertebrates were collected using a </w:t>
      </w:r>
      <w:r w:rsidR="00E83949">
        <w:t xml:space="preserve">0.305m wide </w:t>
      </w:r>
      <w:r w:rsidRPr="00E522EE">
        <w:t>D-frame net equipped with 500-</w:t>
      </w:r>
      <w:r w:rsidR="00E83949">
        <w:t>µm</w:t>
      </w:r>
      <w:r w:rsidRPr="00E522EE">
        <w:t xml:space="preserve"> mesh.</w:t>
      </w:r>
      <w:r w:rsidR="00E83949">
        <w:t xml:space="preserve">  </w:t>
      </w:r>
      <w:r w:rsidRPr="00E522EE">
        <w:t xml:space="preserve"> </w:t>
      </w:r>
      <w:r w:rsidR="00E83949">
        <w:t xml:space="preserve">Twenty </w:t>
      </w:r>
      <w:r w:rsidR="000E40E5">
        <w:t>0.093 m</w:t>
      </w:r>
      <w:r w:rsidR="000E40E5" w:rsidRPr="00E522EE">
        <w:rPr>
          <w:vertAlign w:val="superscript"/>
        </w:rPr>
        <w:t>2</w:t>
      </w:r>
      <w:r w:rsidR="000E40E5">
        <w:t xml:space="preserve"> </w:t>
      </w:r>
      <w:r w:rsidR="00E83949">
        <w:t xml:space="preserve">samples </w:t>
      </w:r>
      <w:r w:rsidR="000E40E5">
        <w:t xml:space="preserve">were collected via a combination of kick and sweep sampling </w:t>
      </w:r>
      <w:r w:rsidR="002926B9">
        <w:t xml:space="preserve">from a </w:t>
      </w:r>
      <w:r w:rsidR="00E83949">
        <w:t>representative distribution of best available habitat (riffles, large woody debris, overhanging vegetation)</w:t>
      </w:r>
      <w:r w:rsidR="002926B9">
        <w:t xml:space="preserve">.  Samples were pooled and field rinsed in a </w:t>
      </w:r>
      <w:r w:rsidR="002926B9" w:rsidRPr="00BE3457">
        <w:t>500-</w:t>
      </w:r>
      <w:r w:rsidR="002926B9">
        <w:t xml:space="preserve">µm sieve bucket.  After </w:t>
      </w:r>
      <w:r w:rsidR="002926B9">
        <w:lastRenderedPageBreak/>
        <w:t xml:space="preserve">removal of rinsed larger sticks and leaves, the entire sample was preserved with the addition of 95% EtOH for transport to the lab.  In the lab, samples were spread across a gridded sampling tray and randomly selected grid cells were picked to completion until the total count was &gt; 300 individuals.  </w:t>
      </w:r>
      <w:r w:rsidRPr="00377421">
        <w:t xml:space="preserve">Samples containing less than 300 individuals were picked to completion. </w:t>
      </w:r>
      <w:r w:rsidR="002926B9">
        <w:t>Invertebrates</w:t>
      </w:r>
      <w:r w:rsidRPr="00377421">
        <w:t xml:space="preserve"> were identified to </w:t>
      </w:r>
      <w:r w:rsidR="002926B9">
        <w:t>lowest taxonomic resolution (typically genus) using taxonomic keys cross referenced with species observations recorded by the TCEQ’s (Texas Commission on Environmental Quality) Surface Water Quality Monitoring Program</w:t>
      </w:r>
      <w:r w:rsidRPr="00377421">
        <w:t xml:space="preserve"> </w:t>
      </w:r>
      <w:r w:rsidR="002926B9">
        <w:t xml:space="preserve">  </w:t>
      </w:r>
      <w:r w:rsidRPr="00377421">
        <w:fldChar w:fldCharType="begin"/>
      </w:r>
      <w:r w:rsidR="00A5012F">
        <w:instrText xml:space="preserve"> ADDIN EN.CITE &lt;EndNote&gt;&lt;Cite&gt;&lt;Author&gt;Merritt&lt;/Author&gt;&lt;Year&gt;2019&lt;/Year&gt;&lt;RecNum&gt;184&lt;/RecNum&gt;&lt;DisplayText&gt;(Wiggins 2015, Merritt, Cummins et al. 2019)&lt;/DisplayText&gt;&lt;record&gt;&lt;rec-number&gt;184&lt;/rec-number&gt;&lt;foreign-keys&gt;&lt;key app="EN" db-id="fzt5daz5eexrvhezevkpw9shp2fpffwdpre5" timestamp="1581540429"&gt;184&lt;/key&gt;&lt;/foreign-keys&gt;&lt;ref-type name="Book"&gt;6&lt;/ref-type&gt;&lt;contributors&gt;&lt;authors&gt;&lt;author&gt;Merritt, R.W.&lt;/author&gt;&lt;author&gt;Cummins, K.W.&lt;/author&gt;&lt;author&gt;Berg, M.B.&lt;/author&gt;&lt;/authors&gt;&lt;/contributors&gt;&lt;titles&gt;&lt;title&gt;An introduction to the Aquatic insects of North America&lt;/title&gt;&lt;/titles&gt;&lt;edition&gt;5th ed.&lt;/edition&gt;&lt;dates&gt;&lt;year&gt;2019&lt;/year&gt;&lt;/dates&gt;&lt;pub-location&gt;Dubuque, Iowa&lt;/pub-location&gt;&lt;publisher&gt;Kendall/Hunt Pub. Co.&lt;/publisher&gt;&lt;urls&gt;&lt;/urls&gt;&lt;language&gt;English&lt;/language&gt;&lt;/record&gt;&lt;/Cite&gt;&lt;Cite&gt;&lt;Author&gt;Wiggins&lt;/Author&gt;&lt;Year&gt;2015&lt;/Year&gt;&lt;RecNum&gt;230&lt;/RecNum&gt;&lt;record&gt;&lt;rec-number&gt;230&lt;/rec-number&gt;&lt;foreign-keys&gt;&lt;key app="EN" db-id="fzt5daz5eexrvhezevkpw9shp2fpffwdpre5" timestamp="1586028262"&gt;230&lt;/key&gt;&lt;/foreign-keys&gt;&lt;ref-type name="Book"&gt;6&lt;/ref-type&gt;&lt;contributors&gt;&lt;authors&gt;&lt;author&gt;Wiggins, G.&lt;/author&gt;&lt;/authors&gt;&lt;/contributors&gt;&lt;titles&gt;&lt;title&gt;Larvae of the North American Caddisfly Genera (Trichoptera)&lt;/title&gt;&lt;/titles&gt;&lt;pages&gt;457&lt;/pages&gt;&lt;edition&gt;2nd edition&lt;/edition&gt;&lt;dates&gt;&lt;year&gt;2015&lt;/year&gt;&lt;/dates&gt;&lt;pub-location&gt;University of Toronto Press&lt;/pub-location&gt;&lt;publisher&gt;Scholarly Publishing Division&lt;/publisher&gt;&lt;isbn&gt;1442655062&lt;/isbn&gt;&lt;urls&gt;&lt;/urls&gt;&lt;/record&gt;&lt;/Cite&gt;&lt;/EndNote&gt;</w:instrText>
      </w:r>
      <w:r w:rsidRPr="00377421">
        <w:fldChar w:fldCharType="separate"/>
      </w:r>
      <w:r w:rsidR="00A5012F">
        <w:rPr>
          <w:noProof/>
        </w:rPr>
        <w:t>(Wiggins 2015, Merritt, Cummins et al. 2019)</w:t>
      </w:r>
      <w:r w:rsidRPr="00377421">
        <w:fldChar w:fldCharType="end"/>
      </w:r>
      <w:r w:rsidRPr="00377421">
        <w:t xml:space="preserve">. The sum of individuals in each taxon were multiplied by the fraction of unpicked sample and reported as abundance of individuals per square </w:t>
      </w:r>
      <w:r w:rsidR="00377421">
        <w:t>meter</w:t>
      </w:r>
      <w:r w:rsidRPr="00377421">
        <w:t>.</w:t>
      </w:r>
    </w:p>
    <w:p w14:paraId="7611E293" w14:textId="77777777" w:rsidR="00A870E1" w:rsidRDefault="00A870E1" w:rsidP="00377421">
      <w:pPr>
        <w:spacing w:line="480" w:lineRule="auto"/>
        <w:contextualSpacing/>
        <w:rPr>
          <w:ins w:id="4" w:author="Christopher J. Patrick" w:date="2020-04-27T11:58:00Z"/>
          <w:i/>
          <w:iCs/>
        </w:rPr>
      </w:pPr>
    </w:p>
    <w:p w14:paraId="54FD6FBE" w14:textId="440DD981" w:rsidR="007A3C8C" w:rsidRPr="00377421" w:rsidRDefault="007A3C8C" w:rsidP="00377421">
      <w:pPr>
        <w:spacing w:line="480" w:lineRule="auto"/>
        <w:contextualSpacing/>
      </w:pPr>
      <w:r w:rsidRPr="00377421">
        <w:rPr>
          <w:i/>
          <w:iCs/>
        </w:rPr>
        <w:t>Environmental Sampling</w:t>
      </w:r>
      <w:r w:rsidRPr="00377421">
        <w:rPr>
          <w:b/>
          <w:bCs/>
        </w:rPr>
        <w:t>:</w:t>
      </w:r>
      <w:r w:rsidR="0029112B" w:rsidRPr="00377421">
        <w:rPr>
          <w:b/>
          <w:bCs/>
        </w:rPr>
        <w:t xml:space="preserve"> </w:t>
      </w:r>
      <w:r w:rsidR="00374ADA">
        <w:t xml:space="preserve"> </w:t>
      </w:r>
      <w:r w:rsidR="005B1199">
        <w:t>For each stream, we averaged values for each of t</w:t>
      </w:r>
      <w:r w:rsidR="00374ADA">
        <w:t>he following h</w:t>
      </w:r>
      <w:r w:rsidRPr="00377421">
        <w:t>abitat measurements</w:t>
      </w:r>
      <w:r w:rsidR="005B1199">
        <w:t xml:space="preserve"> that were </w:t>
      </w:r>
      <w:r w:rsidRPr="00377421">
        <w:t xml:space="preserve">taken at 4 cross-sections spaced 25 meters apart. </w:t>
      </w:r>
      <w:r w:rsidR="002926B9">
        <w:t xml:space="preserve"> </w:t>
      </w:r>
      <w:r w:rsidR="00374ADA">
        <w:t xml:space="preserve">Canopy cover was measured </w:t>
      </w:r>
      <w:r w:rsidR="00A870E1">
        <w:t xml:space="preserve">at the left bank, center channel, and right bank </w:t>
      </w:r>
      <w:r w:rsidR="00374ADA">
        <w:t xml:space="preserve">using a spherical densiometer.  </w:t>
      </w:r>
      <w:r w:rsidR="005B1199">
        <w:t xml:space="preserve">A </w:t>
      </w:r>
      <w:proofErr w:type="spellStart"/>
      <w:r w:rsidR="005B1199">
        <w:t>Rosgen</w:t>
      </w:r>
      <w:proofErr w:type="spellEnd"/>
      <w:r w:rsidR="005B1199">
        <w:t xml:space="preserve"> index value was calculated by dividing the bank-full width by the maximum depth</w:t>
      </w:r>
      <w:r w:rsidR="00C5726B">
        <w:t xml:space="preserve"> </w:t>
      </w:r>
      <w:r w:rsidR="006A6A9A">
        <w:fldChar w:fldCharType="begin"/>
      </w:r>
      <w:r w:rsidR="005B1199">
        <w:instrText xml:space="preserve"> ADDIN EN.CITE &lt;EndNote&gt;&lt;Cite&gt;&lt;Author&gt;DL&lt;/Author&gt;&lt;Year&gt;2001&lt;/Year&gt;&lt;RecNum&gt;237&lt;/RecNum&gt;&lt;DisplayText&gt;(DL 2001)&lt;/DisplayText&gt;&lt;record&gt;&lt;rec-number&gt;237&lt;/rec-number&gt;&lt;foreign-keys&gt;&lt;key app="EN" db-id="fzt5daz5eexrvhezevkpw9shp2fpffwdpre5" timestamp="1586543364"&gt;237&lt;/key&gt;&lt;/foreign-keys&gt;&lt;ref-type name="Journal Article"&gt;17&lt;/ref-type&gt;&lt;contributors&gt;&lt;authors&gt;&lt;author&gt;DL, Rosgen&lt;/author&gt;&lt;/authors&gt;&lt;/contributors&gt;&lt;titles&gt;&lt;title&gt;A Stream Channel Assessment Methodology; Proceedings of 7th Federal Interagency Sedimentation Conference&lt;/title&gt;&lt;/titles&gt;&lt;pages&gt;26&lt;/pages&gt;&lt;dates&gt;&lt;year&gt;2001&lt;/year&gt;&lt;/dates&gt;&lt;orig-pub&gt;Reno, NV&lt;/orig-pub&gt;&lt;urls&gt;&lt;/urls&gt;&lt;/record&gt;&lt;/Cite&gt;&lt;/EndNote&gt;</w:instrText>
      </w:r>
      <w:r w:rsidR="006A6A9A">
        <w:fldChar w:fldCharType="separate"/>
      </w:r>
      <w:r w:rsidR="006A6A9A">
        <w:rPr>
          <w:noProof/>
        </w:rPr>
        <w:t>(DL 2001)</w:t>
      </w:r>
      <w:r w:rsidR="006A6A9A">
        <w:fldChar w:fldCharType="end"/>
      </w:r>
      <w:r w:rsidR="006A6A9A">
        <w:t>.</w:t>
      </w:r>
      <w:r w:rsidR="00374ADA">
        <w:t xml:space="preserve"> </w:t>
      </w:r>
      <w:r w:rsidR="005B1199">
        <w:t>Bank height was recorded as vertical difference between water level and the height of the first benc</w:t>
      </w:r>
      <w:r w:rsidR="00A870E1">
        <w:t xml:space="preserve">h.  </w:t>
      </w:r>
      <w:commentRangeStart w:id="5"/>
      <w:r w:rsidR="00A870E1">
        <w:t>Water depth was measured on the left bank, center channel, and right bank and wetted width was measured in the same location.</w:t>
      </w:r>
      <w:commentRangeEnd w:id="5"/>
      <w:r w:rsidR="00815782">
        <w:rPr>
          <w:rStyle w:val="CommentReference"/>
        </w:rPr>
        <w:commentReference w:id="5"/>
      </w:r>
      <w:r w:rsidR="005B1199">
        <w:t xml:space="preserve"> </w:t>
      </w:r>
      <w:r w:rsidR="006A6A9A">
        <w:t xml:space="preserve">We estimated </w:t>
      </w:r>
      <w:r w:rsidR="00374ADA">
        <w:t xml:space="preserve">Sediment grain size </w:t>
      </w:r>
      <w:r w:rsidR="006A6A9A">
        <w:t>within</w:t>
      </w:r>
      <w:r w:rsidR="00374ADA">
        <w:t xml:space="preserve"> </w:t>
      </w:r>
      <w:r w:rsidR="006A6A9A">
        <w:t>each</w:t>
      </w:r>
      <w:r w:rsidR="00374ADA">
        <w:t xml:space="preserve"> cross-section </w:t>
      </w:r>
      <w:r w:rsidR="006A6A9A">
        <w:t>using</w:t>
      </w:r>
      <w:r w:rsidR="00374ADA">
        <w:t xml:space="preserve"> </w:t>
      </w:r>
      <w:r w:rsidR="006A6A9A">
        <w:t xml:space="preserve">Wentworth </w:t>
      </w:r>
      <w:r w:rsidR="00374ADA">
        <w:t xml:space="preserve">size categories </w:t>
      </w:r>
      <w:r w:rsidR="006A6A9A">
        <w:t xml:space="preserve">to calculate a median grain-size </w:t>
      </w:r>
      <w:r w:rsidR="00A5012F">
        <w:fldChar w:fldCharType="begin"/>
      </w:r>
      <w:r w:rsidR="00A5012F">
        <w:instrText xml:space="preserve"> ADDIN EN.CITE &lt;EndNote&gt;&lt;Cite&gt;&lt;Author&gt;Wentworth&lt;/Author&gt;&lt;Year&gt;1922&lt;/Year&gt;&lt;RecNum&gt;231&lt;/RecNum&gt;&lt;DisplayText&gt;(Wentworth 1922)&lt;/DisplayText&gt;&lt;record&gt;&lt;rec-number&gt;231&lt;/rec-number&gt;&lt;foreign-keys&gt;&lt;key app="EN" db-id="fzt5daz5eexrvhezevkpw9shp2fpffwdpre5" timestamp="1586029924"&gt;231&lt;/key&gt;&lt;/foreign-keys&gt;&lt;ref-type name="Journal Article"&gt;17&lt;/ref-type&gt;&lt;contributors&gt;&lt;authors&gt;&lt;author&gt;Wentworth, C. K.&lt;/author&gt;&lt;/authors&gt;&lt;/contributors&gt;&lt;titles&gt;&lt;title&gt;A scale of grade and class terms for clastic sediments&lt;/title&gt;&lt;secondary-title&gt;Journal of Geology&lt;/secondary-title&gt;&lt;/titles&gt;&lt;periodical&gt;&lt;full-title&gt;Journal of Geology&lt;/full-title&gt;&lt;/periodical&gt;&lt;pages&gt;377-392&lt;/pages&gt;&lt;volume&gt;30&lt;/volume&gt;&lt;number&gt;5&lt;/number&gt;&lt;dates&gt;&lt;year&gt;1922&lt;/year&gt;&lt;/dates&gt;&lt;isbn&gt;0022-1376&lt;/isbn&gt;&lt;accession-num&gt;WOS:000188576000004&lt;/accession-num&gt;&lt;urls&gt;&lt;related-urls&gt;&lt;url&gt;&amp;lt;Go to ISI&amp;gt;://WOS:000188576000004&lt;/url&gt;&lt;/related-urls&gt;&lt;/urls&gt;&lt;electronic-resource-num&gt;10.1086/622910&lt;/electronic-resource-num&gt;&lt;/record&gt;&lt;/Cite&gt;&lt;/EndNote&gt;</w:instrText>
      </w:r>
      <w:r w:rsidR="00A5012F">
        <w:fldChar w:fldCharType="separate"/>
      </w:r>
      <w:r w:rsidR="00A5012F">
        <w:rPr>
          <w:noProof/>
        </w:rPr>
        <w:t>(Wentworth 1922)</w:t>
      </w:r>
      <w:r w:rsidR="00A5012F">
        <w:fldChar w:fldCharType="end"/>
      </w:r>
      <w:r w:rsidR="00A5012F">
        <w:t xml:space="preserve">. </w:t>
      </w:r>
      <w:r w:rsidR="005B1199" w:rsidRPr="00377421">
        <w:t xml:space="preserve">Oxygen (mg/L), temperature (℃), conductivity (µcm/S), turbidity (NTU), and pH were measured at each point using a YSI </w:t>
      </w:r>
      <w:proofErr w:type="spellStart"/>
      <w:r w:rsidR="005B1199" w:rsidRPr="00377421">
        <w:t>ProDSS</w:t>
      </w:r>
      <w:proofErr w:type="spellEnd"/>
      <w:r w:rsidR="005B1199" w:rsidRPr="00377421">
        <w:t xml:space="preserve"> multiparameter probe.</w:t>
      </w:r>
      <w:r w:rsidR="005B1199">
        <w:t xml:space="preserve"> T</w:t>
      </w:r>
      <w:r w:rsidRPr="00377421">
        <w:t xml:space="preserve">wo 60 mL water samples were collected and filtered through a pre-combusted (500℃ for 4 hours) glass fiber filter (Whatman GF/F) into acid washed </w:t>
      </w:r>
      <w:r w:rsidR="00374ADA">
        <w:t xml:space="preserve">amber </w:t>
      </w:r>
      <w:r w:rsidRPr="00377421">
        <w:t xml:space="preserve">bottles, transferred </w:t>
      </w:r>
      <w:r w:rsidR="00374ADA">
        <w:t>to the lab in a cooler on ice</w:t>
      </w:r>
      <w:r w:rsidRPr="00377421">
        <w:t xml:space="preserve">, and </w:t>
      </w:r>
      <w:r w:rsidRPr="00377421">
        <w:lastRenderedPageBreak/>
        <w:t>stored frozen (-20℃) until analysis for nutrients (NH</w:t>
      </w:r>
      <w:r w:rsidRPr="00377421">
        <w:rPr>
          <w:vertAlign w:val="subscript"/>
        </w:rPr>
        <w:t>4</w:t>
      </w:r>
      <w:r w:rsidRPr="00377421">
        <w:rPr>
          <w:vertAlign w:val="superscript"/>
        </w:rPr>
        <w:t>+</w:t>
      </w:r>
      <w:r w:rsidRPr="00377421">
        <w:t>, NO</w:t>
      </w:r>
      <w:r w:rsidRPr="00377421">
        <w:rPr>
          <w:vertAlign w:val="subscript"/>
        </w:rPr>
        <w:t>3</w:t>
      </w:r>
      <w:r w:rsidRPr="00377421">
        <w:rPr>
          <w:vertAlign w:val="superscript"/>
        </w:rPr>
        <w:t>-</w:t>
      </w:r>
      <w:r w:rsidRPr="00377421">
        <w:t>, and SRP</w:t>
      </w:r>
      <w:r w:rsidR="005B1199">
        <w:t>)</w:t>
      </w:r>
      <w:r w:rsidRPr="00377421">
        <w:t xml:space="preserve">.  Water samples were run by the Oklahoma University Soil Water and Forage Laboratory.  </w:t>
      </w:r>
    </w:p>
    <w:p w14:paraId="19B4BB25" w14:textId="59C5841E" w:rsidR="007A3C8C" w:rsidRPr="009A7FCE" w:rsidRDefault="007A3C8C" w:rsidP="00815782">
      <w:pPr>
        <w:spacing w:line="480" w:lineRule="auto"/>
        <w:ind w:firstLine="720"/>
        <w:contextualSpacing/>
      </w:pPr>
      <w:r w:rsidRPr="00377421">
        <w:t>In addition to the habitat metrics measured in the field,</w:t>
      </w:r>
      <w:r w:rsidR="00C16C67">
        <w:t xml:space="preserve"> we mined</w:t>
      </w:r>
      <w:r w:rsidR="00C5726B">
        <w:t xml:space="preserve"> climate</w:t>
      </w:r>
      <w:r w:rsidR="00C16C67">
        <w:t xml:space="preserve"> and watershed</w:t>
      </w:r>
      <w:r w:rsidR="00C5726B">
        <w:t xml:space="preserve"> </w:t>
      </w:r>
      <w:r w:rsidR="00C16C67">
        <w:t>data</w:t>
      </w:r>
      <w:r w:rsidR="00C5726B">
        <w:t xml:space="preserve"> </w:t>
      </w:r>
      <w:r w:rsidR="00C16C67">
        <w:t>(average annual precipitation, relative humidity, potential evapotranspiration, proportion of forested riparian zone, and proportions of watershed forest, agriculture, and urban development)</w:t>
      </w:r>
      <w:r w:rsidR="00BF0756">
        <w:t xml:space="preserve"> </w:t>
      </w:r>
      <w:r w:rsidR="00C5726B">
        <w:t xml:space="preserve">from the </w:t>
      </w:r>
      <w:r w:rsidR="00C5726B" w:rsidRPr="009A7FCE">
        <w:t>US Geologic Survey</w:t>
      </w:r>
      <w:del w:id="6" w:author="Christopher J. Patrick" w:date="2020-04-27T12:05:00Z">
        <w:r w:rsidR="00C5726B" w:rsidRPr="009A7FCE" w:rsidDel="00A870E1">
          <w:delText>ors</w:delText>
        </w:r>
      </w:del>
      <w:r w:rsidR="00C5726B" w:rsidRPr="009A7FCE">
        <w:t xml:space="preserve"> Geospatial Attributes of Gages for Evaluating Streamflow, version I</w:t>
      </w:r>
      <w:r w:rsidR="005B1199">
        <w:t>I</w:t>
      </w:r>
      <w:r w:rsidR="00C5726B" w:rsidRPr="009A7FCE">
        <w:t xml:space="preserve"> dataset</w:t>
      </w:r>
      <w:r w:rsidR="00C5726B">
        <w:t xml:space="preserve"> </w:t>
      </w:r>
      <w:r w:rsidR="005B1199">
        <w:fldChar w:fldCharType="begin"/>
      </w:r>
      <w:r w:rsidR="005B1199">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005B1199">
        <w:fldChar w:fldCharType="separate"/>
      </w:r>
      <w:r w:rsidR="005B1199">
        <w:rPr>
          <w:noProof/>
        </w:rPr>
        <w:t>(Falcone 2011)</w:t>
      </w:r>
      <w:r w:rsidR="005B1199">
        <w:fldChar w:fldCharType="end"/>
      </w:r>
      <w:r w:rsidR="005B1199">
        <w:t xml:space="preserve">. </w:t>
      </w:r>
      <w:r w:rsidR="00407078">
        <w:t>A twenty</w:t>
      </w:r>
      <w:r w:rsidR="00AB5FB4">
        <w:t>-</w:t>
      </w:r>
      <w:r w:rsidR="00407078">
        <w:t>year continuous flow record was downloaded for each site (except Tranquitas Creek which only had 4 years of available data) from the</w:t>
      </w:r>
      <w:r w:rsidR="00C16C67">
        <w:t xml:space="preserve"> USGS water </w:t>
      </w:r>
      <w:commentRangeStart w:id="7"/>
      <w:commentRangeStart w:id="8"/>
      <w:r w:rsidR="00C16C67">
        <w:t xml:space="preserve">services </w:t>
      </w:r>
      <w:r w:rsidR="00C16C67">
        <w:fldChar w:fldCharType="begin"/>
      </w:r>
      <w:r w:rsidR="00C16C67">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00C16C67">
        <w:fldChar w:fldCharType="separate"/>
      </w:r>
      <w:r w:rsidR="00C16C67">
        <w:rPr>
          <w:noProof/>
        </w:rPr>
        <w:t>(Fal</w:t>
      </w:r>
      <w:bookmarkStart w:id="9" w:name="_GoBack"/>
      <w:bookmarkEnd w:id="9"/>
      <w:r w:rsidR="00C16C67">
        <w:rPr>
          <w:noProof/>
        </w:rPr>
        <w:t>cone 2011)</w:t>
      </w:r>
      <w:r w:rsidR="00C16C67">
        <w:fldChar w:fldCharType="end"/>
      </w:r>
      <w:commentRangeEnd w:id="7"/>
      <w:r w:rsidR="00A870E1">
        <w:rPr>
          <w:rStyle w:val="CommentReference"/>
        </w:rPr>
        <w:commentReference w:id="7"/>
      </w:r>
      <w:commentRangeEnd w:id="8"/>
      <w:r w:rsidR="008E1627">
        <w:rPr>
          <w:rStyle w:val="CommentReference"/>
        </w:rPr>
        <w:commentReference w:id="8"/>
      </w:r>
      <w:r w:rsidR="00407078">
        <w:t xml:space="preserve">. </w:t>
      </w:r>
      <w:r w:rsidR="00BF0756">
        <w:t>In order to evaluate the flow regime in the context of seasonal droughts, floods, and overall variation in flow, w</w:t>
      </w:r>
      <w:r w:rsidR="00C16C67">
        <w:t xml:space="preserve">e </w:t>
      </w:r>
      <w:r w:rsidR="00BF0756">
        <w:t>calculated</w:t>
      </w:r>
      <w:r w:rsidR="00C16C67">
        <w:t xml:space="preserve"> </w:t>
      </w:r>
      <w:r w:rsidR="00BF0756">
        <w:t>the following four variables: average daily discharge (Discharge), the flashiness index (LFPP = cumulative changes in day to day daily flow / cumulative flow), the high flow Pulse Percentage (HFPP = Percent of time daily flow is above 3 times the median daily flow), the low flow pulse percentage (LFPP = times where daily discharge drops below the 25</w:t>
      </w:r>
      <w:r w:rsidR="00BF0756" w:rsidRPr="00BF0756">
        <w:rPr>
          <w:vertAlign w:val="superscript"/>
        </w:rPr>
        <w:t>th</w:t>
      </w:r>
      <w:r w:rsidR="00BF0756">
        <w:t xml:space="preserve"> percentile) </w:t>
      </w:r>
      <w:r w:rsidR="00BF0756">
        <w:fldChar w:fldCharType="begin">
          <w:fldData xml:space="preserve">PEVuZE5vdGU+PENpdGU+PEF1dGhvcj5QYXRyaWNrPC9BdXRob3I+PFllYXI+MjAxNzwvWWVhcj48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</w:fldData>
        </w:fldChar>
      </w:r>
      <w:r w:rsidR="00BF0756">
        <w:instrText xml:space="preserve"> ADDIN EN.CITE </w:instrText>
      </w:r>
      <w:r w:rsidR="00BF0756">
        <w:fldChar w:fldCharType="begin">
          <w:fldData xml:space="preserve">PEVuZE5vdGU+PENpdGU+PEF1dGhvcj5QYXRyaWNrPC9BdXRob3I+PFllYXI+MjAxNzwvWWVhcj48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</w:fldData>
        </w:fldChar>
      </w:r>
      <w:r w:rsidR="00BF0756">
        <w:instrText xml:space="preserve"> ADDIN EN.CITE.DATA </w:instrText>
      </w:r>
      <w:r w:rsidR="00BF0756">
        <w:fldChar w:fldCharType="end"/>
      </w:r>
      <w:r w:rsidR="00BF0756">
        <w:fldChar w:fldCharType="separate"/>
      </w:r>
      <w:r w:rsidR="00BF0756">
        <w:rPr>
          <w:noProof/>
        </w:rPr>
        <w:t>(Olden and Poff 2003, Patrick and Yuan 2017)</w:t>
      </w:r>
      <w:r w:rsidR="00BF0756">
        <w:fldChar w:fldCharType="end"/>
      </w:r>
      <w:r w:rsidR="00BF0756">
        <w:t>.</w:t>
      </w:r>
    </w:p>
    <w:p w14:paraId="475BE24D" w14:textId="77777777" w:rsidR="00A870E1" w:rsidRDefault="00A870E1" w:rsidP="009A7FCE">
      <w:pPr>
        <w:spacing w:line="480" w:lineRule="auto"/>
        <w:contextualSpacing/>
        <w:rPr>
          <w:ins w:id="10" w:author="Christopher J. Patrick" w:date="2020-04-27T12:06:00Z"/>
          <w:i/>
          <w:iCs/>
        </w:rPr>
      </w:pPr>
    </w:p>
    <w:p w14:paraId="457C3C3A" w14:textId="6BD9258B" w:rsidR="007A3C8C" w:rsidRPr="009A7FCE" w:rsidRDefault="00407078" w:rsidP="009A7FCE">
      <w:pPr>
        <w:spacing w:line="480" w:lineRule="auto"/>
        <w:contextualSpacing/>
        <w:rPr>
          <w:rFonts w:eastAsiaTheme="minorEastAsia"/>
        </w:rPr>
      </w:pPr>
      <w:r w:rsidRPr="00BE3457">
        <w:rPr>
          <w:i/>
          <w:iCs/>
        </w:rPr>
        <w:t>Analyses</w:t>
      </w:r>
      <w:r w:rsidRPr="00BE3457">
        <w:rPr>
          <w:b/>
          <w:bCs/>
        </w:rPr>
        <w:t xml:space="preserve">: </w:t>
      </w:r>
      <w:ins w:id="11" w:author="Christopher J. Patrick" w:date="2020-04-28T10:50:00Z">
        <w:r w:rsidR="007404D7">
          <w:rPr>
            <w:b/>
            <w:bCs/>
          </w:rPr>
          <w:t xml:space="preserve">For each community (fish, invertebrates) we calculated Shannon diversity and </w:t>
        </w:r>
      </w:ins>
      <w:ins w:id="12" w:author="Christopher J. Patrick" w:date="2020-04-28T10:51:00Z">
        <w:r w:rsidR="007404D7">
          <w:rPr>
            <w:b/>
            <w:bCs/>
          </w:rPr>
          <w:t>rarified taxonomic richness (</w:t>
        </w:r>
        <w:proofErr w:type="spellStart"/>
        <w:r w:rsidR="007404D7">
          <w:rPr>
            <w:b/>
            <w:bCs/>
          </w:rPr>
          <w:t>Hurlbert</w:t>
        </w:r>
        <w:proofErr w:type="spellEnd"/>
        <w:r w:rsidR="007404D7">
          <w:rPr>
            <w:b/>
            <w:bCs/>
          </w:rPr>
          <w:t xml:space="preserve"> 1971).  </w:t>
        </w:r>
      </w:ins>
      <w:del w:id="13" w:author="Christopher J. Patrick" w:date="2020-04-28T10:51:00Z">
        <w:r w:rsidR="007A3C8C" w:rsidRPr="009A7FCE" w:rsidDel="007404D7">
          <w:delText xml:space="preserve">Fish and </w:delText>
        </w:r>
      </w:del>
      <w:del w:id="14" w:author="Christopher J. Patrick" w:date="2020-04-28T10:49:00Z">
        <w:r w:rsidR="007A3C8C" w:rsidRPr="009A7FCE" w:rsidDel="007404D7">
          <w:delText>I</w:delText>
        </w:r>
      </w:del>
      <w:del w:id="15" w:author="Christopher J. Patrick" w:date="2020-04-28T10:51:00Z">
        <w:r w:rsidR="007A3C8C" w:rsidRPr="009A7FCE" w:rsidDel="007404D7">
          <w:delText xml:space="preserve">nvertebrate communities were analyzed separately. To assess community diversity </w:delText>
        </w:r>
        <w:r w:rsidR="00C03A3D" w:rsidDel="007404D7">
          <w:delText xml:space="preserve">we used a </w:delText>
        </w:r>
        <w:r w:rsidR="007A3C8C" w:rsidRPr="009A7FCE" w:rsidDel="007404D7">
          <w:delText xml:space="preserve">rarified </w:delText>
        </w:r>
        <w:r w:rsidR="004B08FD" w:rsidDel="007404D7">
          <w:delText xml:space="preserve">taxa </w:delText>
        </w:r>
        <w:r w:rsidR="007A3C8C" w:rsidRPr="009A7FCE" w:rsidDel="007404D7">
          <w:delText xml:space="preserve">richness </w:delText>
        </w:r>
        <w:r w:rsidR="00C03A3D" w:rsidDel="007404D7">
          <w:delText xml:space="preserve">which provides the expected species richness in random subsamples from the community </w:delText>
        </w:r>
        <w:r w:rsidR="00B62301" w:rsidDel="007404D7">
          <w:fldChar w:fldCharType="begin"/>
        </w:r>
        <w:r w:rsidR="00B62301" w:rsidDel="007404D7">
          <w:delInstrText xml:space="preserve"> ADDIN EN.CITE &lt;EndNote&gt;&lt;Cite&gt;&lt;Author&gt;Hurlbert&lt;/Author&gt;&lt;Year&gt;1971&lt;/Year&gt;&lt;RecNum&gt;240&lt;/RecNum&gt;&lt;DisplayText&gt;(Hurlbert 1971)&lt;/DisplayText&gt;&lt;record&gt;&lt;rec-number&gt;240&lt;/rec-number&gt;&lt;foreign-keys&gt;&lt;key app="EN" db-id="fzt5daz5eexrvhezevkpw9shp2fpffwdpre5" timestamp="1586546587"&gt;240&lt;/key&gt;&lt;/foreign-keys&gt;&lt;ref-type name="Journal Article"&gt;17&lt;/ref-type&gt;&lt;contributors&gt;&lt;authors&gt;&lt;author&gt;SF Hurlbert&lt;/author&gt;&lt;/authors&gt;&lt;/contributors&gt;&lt;titles&gt;&lt;title&gt;The nonconcept of species diversity: a critique and alternative parameters&lt;/title&gt;&lt;secondary-title&gt;Ecology&lt;/secondary-title&gt;&lt;/titles&gt;&lt;periodical&gt;&lt;full-title&gt;Ecology&lt;/full-title&gt;&lt;abbr-1&gt;Ecology&lt;/abbr-1&gt;&lt;/periodical&gt;&lt;pages&gt;577-586&lt;/pages&gt;&lt;volume&gt;52&lt;/volume&gt;&lt;dates&gt;&lt;year&gt;1971&lt;/year&gt;&lt;/dates&gt;&lt;urls&gt;&lt;/urls&gt;&lt;/record&gt;&lt;/Cite&gt;&lt;/EndNote&gt;</w:delInstrText>
        </w:r>
        <w:r w:rsidR="00B62301" w:rsidDel="007404D7">
          <w:fldChar w:fldCharType="separate"/>
        </w:r>
        <w:r w:rsidR="00B62301" w:rsidDel="007404D7">
          <w:rPr>
            <w:noProof/>
          </w:rPr>
          <w:delText>(Hurlbert 1971)</w:delText>
        </w:r>
        <w:r w:rsidR="00B62301" w:rsidDel="007404D7">
          <w:fldChar w:fldCharType="end"/>
        </w:r>
        <w:r w:rsidR="00B62301" w:rsidDel="007404D7">
          <w:delText>. To evaluate diversity and evenness, we calculated the</w:delText>
        </w:r>
        <w:r w:rsidR="007A3C8C" w:rsidRPr="009A7FCE" w:rsidDel="007404D7">
          <w:delText xml:space="preserve"> Shannon diversity index</w:delText>
        </w:r>
        <w:r w:rsidR="007A3C8C" w:rsidRPr="009A7FCE" w:rsidDel="007404D7">
          <w:rPr>
            <w:rFonts w:eastAsiaTheme="minorEastAsia"/>
          </w:rPr>
          <w:delText xml:space="preserve"> </w:delText>
        </w:r>
        <w:r w:rsidR="007A3C8C" w:rsidRPr="009A7FCE" w:rsidDel="007404D7">
          <w:rPr>
            <w:rFonts w:eastAsiaTheme="minorEastAsia"/>
          </w:rPr>
          <w:fldChar w:fldCharType="begin"/>
        </w:r>
        <w:r w:rsidR="007A3C8C" w:rsidRPr="009A7FCE" w:rsidDel="007404D7">
          <w:rPr>
            <w:rFonts w:eastAsiaTheme="minorEastAsia"/>
          </w:rPr>
          <w:delInstrText xml:space="preserve"> ADDIN EN.CITE &lt;EndNote&gt;&lt;Cite&gt;&lt;Author&gt;Shannon&lt;/Author&gt;&lt;Year&gt;1948&lt;/Year&gt;&lt;RecNum&gt;185&lt;/RecNum&gt;&lt;DisplayText&gt;(Shannon 1948)&lt;/DisplayText&gt;&lt;record&gt;&lt;rec-number&gt;185&lt;/rec-number&gt;&lt;foreign-keys&gt;&lt;key app="EN" db-id="fzt5daz5eexrvhezevkpw9shp2fpffwdpre5" timestamp="1582062465"&gt;185&lt;/key&gt;&lt;/foreign-keys&gt;&lt;ref-type name="Journal Article"&gt;17&lt;/ref-type&gt;&lt;contributors&gt;&lt;authors&gt;&lt;author&gt;Shannon, C. E.&lt;/author&gt;&lt;/authors&gt;&lt;/contributors&gt;&lt;titles&gt;&lt;title&gt;A Mathematical Theory of Communication&lt;/title&gt;&lt;secondary-title&gt;Bell System Technical Journal&lt;/secondary-title&gt;&lt;alt-title&gt;Bell Syst Tech J&lt;/alt-title&gt;&lt;/titles&gt;&lt;periodical&gt;&lt;full-title&gt;Bell System Technical Journal&lt;/full-title&gt;&lt;abbr-1&gt;Bell Syst Tech J&lt;/abbr-1&gt;&lt;/periodical&gt;&lt;alt-periodical&gt;&lt;full-title&gt;Bell System Technical Journal&lt;/full-title&gt;&lt;abbr-1&gt;Bell Syst Tech J&lt;/abbr-1&gt;&lt;/alt-periodical&gt;&lt;pages&gt;379-423&lt;/pages&gt;&lt;volume&gt;27&lt;/volume&gt;&lt;number&gt;3&lt;/number&gt;&lt;dates&gt;&lt;year&gt;1948&lt;/year&gt;&lt;/dates&gt;&lt;isbn&gt;0005-8580&lt;/isbn&gt;&lt;accession-num&gt;WOS:A1948UH03900001&lt;/accession-num&gt;&lt;urls&gt;&lt;related-urls&gt;&lt;url&gt;&amp;lt;Go to ISI&amp;gt;://WOS:A1948UH03900001&lt;/url&gt;&lt;/related-urls&gt;&lt;/urls&gt;&lt;electronic-resource-num&gt;DOI 10.1002/j.1538-7305.1948.tb01338.x&lt;/electronic-resource-num&gt;&lt;language&gt;English&lt;/language&gt;&lt;/record&gt;&lt;/Cite&gt;&lt;/EndNote&gt;</w:delInstrText>
        </w:r>
        <w:r w:rsidR="007A3C8C" w:rsidRPr="009A7FCE" w:rsidDel="007404D7">
          <w:rPr>
            <w:rFonts w:eastAsiaTheme="minorEastAsia"/>
          </w:rPr>
          <w:fldChar w:fldCharType="separate"/>
        </w:r>
        <w:r w:rsidR="007A3C8C" w:rsidRPr="009A7FCE" w:rsidDel="007404D7">
          <w:rPr>
            <w:rFonts w:eastAsiaTheme="minorEastAsia"/>
            <w:noProof/>
          </w:rPr>
          <w:delText>(Shannon 1948)</w:delText>
        </w:r>
        <w:r w:rsidR="007A3C8C" w:rsidRPr="009A7FCE" w:rsidDel="007404D7">
          <w:rPr>
            <w:rFonts w:eastAsiaTheme="minorEastAsia"/>
          </w:rPr>
          <w:fldChar w:fldCharType="end"/>
        </w:r>
        <w:r w:rsidR="007A3C8C" w:rsidRPr="009A7FCE" w:rsidDel="007404D7">
          <w:rPr>
            <w:rFonts w:eastAsiaTheme="minorEastAsia"/>
          </w:rPr>
          <w:delText xml:space="preserve">. </w:delText>
        </w:r>
      </w:del>
      <w:ins w:id="16" w:author="Christopher J. Patrick" w:date="2020-04-27T12:07:00Z">
        <w:r w:rsidR="00A870E1">
          <w:rPr>
            <w:rFonts w:eastAsiaTheme="minorEastAsia"/>
          </w:rPr>
          <w:t xml:space="preserve">Diversity </w:t>
        </w:r>
      </w:ins>
      <w:ins w:id="17" w:author="Christopher J. Patrick" w:date="2020-04-28T10:51:00Z">
        <w:r w:rsidR="007404D7">
          <w:rPr>
            <w:rFonts w:eastAsiaTheme="minorEastAsia"/>
          </w:rPr>
          <w:t xml:space="preserve">and richness </w:t>
        </w:r>
      </w:ins>
      <w:ins w:id="18" w:author="Christopher J. Patrick" w:date="2020-04-27T12:07:00Z">
        <w:r w:rsidR="00A870E1">
          <w:rPr>
            <w:rFonts w:eastAsiaTheme="minorEastAsia"/>
          </w:rPr>
          <w:t xml:space="preserve">measures were calculated using the </w:t>
        </w:r>
        <w:commentRangeStart w:id="19"/>
        <w:r w:rsidR="00A870E1">
          <w:rPr>
            <w:rFonts w:eastAsiaTheme="minorEastAsia"/>
          </w:rPr>
          <w:t xml:space="preserve">Vegan Library () in the statistical program R ().  </w:t>
        </w:r>
      </w:ins>
      <w:ins w:id="20" w:author="Christopher J. Patrick" w:date="2020-04-28T10:46:00Z">
        <w:r w:rsidR="007404D7">
          <w:rPr>
            <w:rFonts w:eastAsiaTheme="minorEastAsia"/>
          </w:rPr>
          <w:t xml:space="preserve">To evaluate the effect of rainfall on environmental variables that may </w:t>
        </w:r>
        <w:r w:rsidR="007404D7">
          <w:rPr>
            <w:rFonts w:eastAsiaTheme="minorEastAsia"/>
          </w:rPr>
          <w:lastRenderedPageBreak/>
          <w:t xml:space="preserve">influence the biota, </w:t>
        </w:r>
        <w:proofErr w:type="spellStart"/>
        <w:r w:rsidR="007404D7">
          <w:rPr>
            <w:rFonts w:eastAsiaTheme="minorEastAsia"/>
          </w:rPr>
          <w:t>we</w:t>
        </w:r>
      </w:ins>
      <w:del w:id="21" w:author="Christopher J. Patrick" w:date="2020-04-28T10:46:00Z">
        <w:r w:rsidR="00B62301" w:rsidDel="007404D7">
          <w:rPr>
            <w:rFonts w:eastAsiaTheme="minorEastAsia"/>
          </w:rPr>
          <w:delText>W</w:delText>
        </w:r>
      </w:del>
      <w:r w:rsidR="00B62301">
        <w:rPr>
          <w:rFonts w:eastAsiaTheme="minorEastAsia"/>
        </w:rPr>
        <w:t>e</w:t>
      </w:r>
      <w:proofErr w:type="spellEnd"/>
      <w:r w:rsidR="00B62301">
        <w:rPr>
          <w:rFonts w:eastAsiaTheme="minorEastAsia"/>
        </w:rPr>
        <w:t xml:space="preserve"> </w:t>
      </w:r>
      <w:commentRangeEnd w:id="19"/>
      <w:r w:rsidR="00A870E1">
        <w:rPr>
          <w:rStyle w:val="CommentReference"/>
        </w:rPr>
        <w:commentReference w:id="19"/>
      </w:r>
      <w:r w:rsidR="000438AE">
        <w:rPr>
          <w:rFonts w:eastAsiaTheme="minorEastAsia"/>
        </w:rPr>
        <w:t xml:space="preserve">used linear </w:t>
      </w:r>
      <w:del w:id="22" w:author="Christopher J. Patrick" w:date="2020-04-28T10:47:00Z">
        <w:r w:rsidR="000438AE" w:rsidDel="007404D7">
          <w:rPr>
            <w:rFonts w:eastAsiaTheme="minorEastAsia"/>
          </w:rPr>
          <w:delText>least-squares, linear regression analysis</w:delText>
        </w:r>
      </w:del>
      <w:ins w:id="23" w:author="Christopher J. Patrick" w:date="2020-04-28T10:47:00Z">
        <w:r w:rsidR="007404D7">
          <w:rPr>
            <w:rFonts w:eastAsiaTheme="minorEastAsia"/>
          </w:rPr>
          <w:t>regression</w:t>
        </w:r>
      </w:ins>
      <w:r w:rsidR="000438AE">
        <w:rPr>
          <w:rFonts w:eastAsiaTheme="minorEastAsia"/>
        </w:rPr>
        <w:t xml:space="preserve"> to examine </w:t>
      </w:r>
      <w:r w:rsidR="00B54353">
        <w:rPr>
          <w:rFonts w:eastAsiaTheme="minorEastAsia"/>
        </w:rPr>
        <w:t>relationships between environment</w:t>
      </w:r>
      <w:ins w:id="24" w:author="Christopher J. Patrick" w:date="2020-04-28T10:45:00Z">
        <w:r w:rsidR="002678B3">
          <w:rPr>
            <w:rFonts w:eastAsiaTheme="minorEastAsia"/>
          </w:rPr>
          <w:t>al variables</w:t>
        </w:r>
      </w:ins>
      <w:r w:rsidR="00B54353">
        <w:rPr>
          <w:rFonts w:eastAsiaTheme="minorEastAsia"/>
        </w:rPr>
        <w:t xml:space="preserve"> and </w:t>
      </w:r>
      <w:ins w:id="25" w:author="Christopher J. Patrick" w:date="2020-04-28T10:45:00Z">
        <w:r w:rsidR="002678B3">
          <w:rPr>
            <w:rFonts w:eastAsiaTheme="minorEastAsia"/>
          </w:rPr>
          <w:t xml:space="preserve">annual </w:t>
        </w:r>
      </w:ins>
      <w:r w:rsidR="00B54353">
        <w:rPr>
          <w:rFonts w:eastAsiaTheme="minorEastAsia"/>
        </w:rPr>
        <w:t>precipitation</w:t>
      </w:r>
      <w:ins w:id="26" w:author="Christopher J. Patrick" w:date="2020-04-28T10:46:00Z">
        <w:r w:rsidR="007404D7">
          <w:rPr>
            <w:rFonts w:eastAsiaTheme="minorEastAsia"/>
          </w:rPr>
          <w:t xml:space="preserve">.  </w:t>
        </w:r>
      </w:ins>
      <w:ins w:id="27" w:author="Christopher J. Patrick" w:date="2020-04-28T10:47:00Z">
        <w:r w:rsidR="007404D7">
          <w:rPr>
            <w:rFonts w:eastAsiaTheme="minorEastAsia"/>
          </w:rPr>
          <w:t xml:space="preserve">We </w:t>
        </w:r>
      </w:ins>
      <w:ins w:id="28" w:author="Christopher J. Patrick" w:date="2020-04-28T10:51:00Z">
        <w:r w:rsidR="007404D7">
          <w:rPr>
            <w:rFonts w:eastAsiaTheme="minorEastAsia"/>
          </w:rPr>
          <w:t>then</w:t>
        </w:r>
      </w:ins>
      <w:ins w:id="29" w:author="Christopher J. Patrick" w:date="2020-04-28T10:47:00Z">
        <w:r w:rsidR="007404D7">
          <w:rPr>
            <w:rFonts w:eastAsiaTheme="minorEastAsia"/>
          </w:rPr>
          <w:t xml:space="preserve"> used linear re</w:t>
        </w:r>
      </w:ins>
      <w:ins w:id="30" w:author="Christopher J. Patrick" w:date="2020-04-28T10:48:00Z">
        <w:r w:rsidR="007404D7">
          <w:rPr>
            <w:rFonts w:eastAsiaTheme="minorEastAsia"/>
          </w:rPr>
          <w:t>gression to</w:t>
        </w:r>
      </w:ins>
      <w:ins w:id="31" w:author="Christopher J. Patrick" w:date="2020-04-28T10:46:00Z">
        <w:r w:rsidR="007404D7">
          <w:rPr>
            <w:rFonts w:eastAsiaTheme="minorEastAsia"/>
          </w:rPr>
          <w:t xml:space="preserve"> evaluate the effect rainfall and </w:t>
        </w:r>
      </w:ins>
      <w:ins w:id="32" w:author="Christopher J. Patrick" w:date="2020-04-28T10:47:00Z">
        <w:r w:rsidR="007404D7">
          <w:rPr>
            <w:rFonts w:eastAsiaTheme="minorEastAsia"/>
          </w:rPr>
          <w:t>environmental variables on</w:t>
        </w:r>
      </w:ins>
      <w:ins w:id="33" w:author="Christopher J. Patrick" w:date="2020-04-28T10:45:00Z">
        <w:r w:rsidR="002678B3">
          <w:rPr>
            <w:rFonts w:eastAsiaTheme="minorEastAsia"/>
          </w:rPr>
          <w:t xml:space="preserve"> </w:t>
        </w:r>
      </w:ins>
      <w:ins w:id="34" w:author="Christopher J. Patrick" w:date="2020-04-28T10:48:00Z">
        <w:r w:rsidR="007404D7">
          <w:rPr>
            <w:rFonts w:eastAsiaTheme="minorEastAsia"/>
          </w:rPr>
          <w:t xml:space="preserve">fish and invertebrate </w:t>
        </w:r>
      </w:ins>
      <w:ins w:id="35" w:author="Christopher J. Patrick" w:date="2020-04-28T10:45:00Z">
        <w:r w:rsidR="002678B3">
          <w:rPr>
            <w:rFonts w:eastAsiaTheme="minorEastAsia"/>
          </w:rPr>
          <w:t>community metrics</w:t>
        </w:r>
      </w:ins>
      <w:ins w:id="36" w:author="Christopher J. Patrick" w:date="2020-04-28T10:46:00Z">
        <w:r w:rsidR="002678B3">
          <w:rPr>
            <w:rFonts w:eastAsiaTheme="minorEastAsia"/>
          </w:rPr>
          <w:t xml:space="preserve"> </w:t>
        </w:r>
      </w:ins>
      <w:del w:id="37" w:author="Christopher J. Patrick" w:date="2020-04-28T10:45:00Z">
        <w:r w:rsidR="00B54353" w:rsidDel="002678B3">
          <w:rPr>
            <w:rFonts w:eastAsiaTheme="minorEastAsia"/>
          </w:rPr>
          <w:delText xml:space="preserve">, </w:delText>
        </w:r>
      </w:del>
      <w:del w:id="38" w:author="Christopher J. Patrick" w:date="2020-04-28T10:48:00Z">
        <w:r w:rsidR="00B54353" w:rsidDel="007404D7">
          <w:rPr>
            <w:rFonts w:eastAsiaTheme="minorEastAsia"/>
          </w:rPr>
          <w:delText>fish diversity and environment, invertebrate diversity and environment</w:delText>
        </w:r>
      </w:del>
      <w:del w:id="39" w:author="Christopher J. Patrick" w:date="2020-04-28T10:47:00Z">
        <w:r w:rsidR="00B54353" w:rsidDel="007404D7">
          <w:rPr>
            <w:rFonts w:eastAsiaTheme="minorEastAsia"/>
          </w:rPr>
          <w:delText xml:space="preserve"> </w:delText>
        </w:r>
        <w:r w:rsidR="000438AE" w:rsidDel="007404D7">
          <w:rPr>
            <w:rFonts w:eastAsiaTheme="minorEastAsia"/>
          </w:rPr>
          <w:delText>(significant relationships had R</w:delText>
        </w:r>
        <w:r w:rsidR="000438AE" w:rsidDel="007404D7">
          <w:rPr>
            <w:rFonts w:eastAsiaTheme="minorEastAsia"/>
            <w:vertAlign w:val="superscript"/>
          </w:rPr>
          <w:delText>2</w:delText>
        </w:r>
        <w:r w:rsidR="000438AE" w:rsidDel="007404D7">
          <w:rPr>
            <w:rFonts w:eastAsiaTheme="minorEastAsia"/>
          </w:rPr>
          <w:delText xml:space="preserve"> &gt; 0.4 and </w:delText>
        </w:r>
        <w:r w:rsidR="000438AE" w:rsidDel="007404D7">
          <w:rPr>
            <w:rFonts w:eastAsiaTheme="minorEastAsia"/>
            <w:i/>
            <w:iCs/>
          </w:rPr>
          <w:delText>p</w:delText>
        </w:r>
        <w:r w:rsidR="000438AE" w:rsidDel="007404D7">
          <w:rPr>
            <w:rFonts w:eastAsiaTheme="minorEastAsia"/>
          </w:rPr>
          <w:delText>-value &lt; 0.05)</w:delText>
        </w:r>
      </w:del>
      <w:r w:rsidR="000438AE">
        <w:rPr>
          <w:rFonts w:eastAsiaTheme="minorEastAsia"/>
        </w:rPr>
        <w:t>.</w:t>
      </w:r>
      <w:ins w:id="40" w:author="Christopher J. Patrick" w:date="2020-04-28T10:48:00Z">
        <w:r w:rsidR="007404D7">
          <w:rPr>
            <w:rFonts w:eastAsiaTheme="minorEastAsia"/>
          </w:rPr>
          <w:t>.  Prior to analyses</w:t>
        </w:r>
      </w:ins>
      <w:r w:rsidR="000438AE">
        <w:rPr>
          <w:rFonts w:eastAsiaTheme="minorEastAsia"/>
        </w:rPr>
        <w:t xml:space="preserve"> </w:t>
      </w:r>
      <w:ins w:id="41" w:author="Christopher J. Patrick" w:date="2020-04-28T10:48:00Z">
        <w:r w:rsidR="007404D7">
          <w:rPr>
            <w:rFonts w:eastAsiaTheme="minorEastAsia"/>
          </w:rPr>
          <w:t>c</w:t>
        </w:r>
      </w:ins>
      <w:del w:id="42" w:author="Christopher J. Patrick" w:date="2020-04-28T10:48:00Z">
        <w:r w:rsidR="007A3C8C" w:rsidRPr="009A7FCE" w:rsidDel="007404D7">
          <w:rPr>
            <w:rFonts w:eastAsiaTheme="minorEastAsia"/>
          </w:rPr>
          <w:delText>C</w:delText>
        </w:r>
      </w:del>
      <w:r w:rsidR="007A3C8C" w:rsidRPr="009A7FCE">
        <w:rPr>
          <w:rFonts w:eastAsiaTheme="minorEastAsia"/>
        </w:rPr>
        <w:t xml:space="preserve">onductivity and </w:t>
      </w:r>
      <w:r w:rsidRPr="00BE3457">
        <w:t>NO</w:t>
      </w:r>
      <w:r w:rsidRPr="00BE3457">
        <w:rPr>
          <w:vertAlign w:val="subscript"/>
        </w:rPr>
        <w:t>3</w:t>
      </w:r>
      <w:r w:rsidRPr="00BE3457">
        <w:rPr>
          <w:vertAlign w:val="superscript"/>
        </w:rPr>
        <w:t>-</w:t>
      </w:r>
      <w:r w:rsidR="007A3C8C" w:rsidRPr="009A7FCE">
        <w:rPr>
          <w:rFonts w:eastAsiaTheme="minorEastAsia"/>
        </w:rPr>
        <w:t xml:space="preserve"> concentrations were </w:t>
      </w:r>
      <w:r>
        <w:rPr>
          <w:rFonts w:eastAsiaTheme="minorEastAsia"/>
        </w:rPr>
        <w:t xml:space="preserve">natural </w:t>
      </w:r>
      <w:r w:rsidR="007A3C8C" w:rsidRPr="009A7FCE">
        <w:rPr>
          <w:rFonts w:eastAsiaTheme="minorEastAsia"/>
        </w:rPr>
        <w:t xml:space="preserve">log transformed </w:t>
      </w:r>
      <w:del w:id="43" w:author="Christopher J. Patrick" w:date="2020-04-28T10:48:00Z">
        <w:r w:rsidR="007A3C8C" w:rsidRPr="009A7FCE" w:rsidDel="007404D7">
          <w:rPr>
            <w:rFonts w:eastAsiaTheme="minorEastAsia"/>
          </w:rPr>
          <w:delText>prior to regressions</w:delText>
        </w:r>
        <w:r w:rsidR="004B08FD" w:rsidDel="007404D7">
          <w:rPr>
            <w:rFonts w:eastAsiaTheme="minorEastAsia"/>
          </w:rPr>
          <w:delText xml:space="preserve"> </w:delText>
        </w:r>
      </w:del>
      <w:r w:rsidR="004B08FD">
        <w:rPr>
          <w:rFonts w:eastAsiaTheme="minorEastAsia"/>
        </w:rPr>
        <w:t xml:space="preserve">to </w:t>
      </w:r>
      <w:del w:id="44" w:author="Christopher J. Patrick" w:date="2020-04-28T10:48:00Z">
        <w:r w:rsidR="004B08FD" w:rsidDel="007404D7">
          <w:rPr>
            <w:rFonts w:eastAsiaTheme="minorEastAsia"/>
          </w:rPr>
          <w:delText xml:space="preserve">achieve distribution </w:delText>
        </w:r>
      </w:del>
      <w:ins w:id="45" w:author="Christopher J. Patrick" w:date="2020-04-28T10:48:00Z">
        <w:r w:rsidR="007404D7">
          <w:rPr>
            <w:rFonts w:eastAsiaTheme="minorEastAsia"/>
          </w:rPr>
          <w:t xml:space="preserve">satisfy the </w:t>
        </w:r>
      </w:ins>
      <w:ins w:id="46" w:author="Christopher J. Patrick" w:date="2020-04-28T10:49:00Z">
        <w:r w:rsidR="007404D7">
          <w:rPr>
            <w:rFonts w:eastAsiaTheme="minorEastAsia"/>
          </w:rPr>
          <w:t xml:space="preserve">test assumption of </w:t>
        </w:r>
      </w:ins>
      <w:r w:rsidR="004B08FD">
        <w:rPr>
          <w:rFonts w:eastAsiaTheme="minorEastAsia"/>
        </w:rPr>
        <w:t>normality</w:t>
      </w:r>
      <w:r w:rsidR="007A3C8C" w:rsidRPr="009A7FCE">
        <w:rPr>
          <w:rFonts w:eastAsiaTheme="minorEastAsia"/>
        </w:rPr>
        <w:t xml:space="preserve">. </w:t>
      </w:r>
    </w:p>
    <w:p w14:paraId="4A1F6957" w14:textId="5F48F03B" w:rsidR="007A3C8C" w:rsidRPr="009A7FCE" w:rsidRDefault="00273803">
      <w:pPr>
        <w:spacing w:line="480" w:lineRule="auto"/>
        <w:ind w:firstLine="720"/>
        <w:contextualSpacing/>
        <w:rPr>
          <w:rFonts w:eastAsiaTheme="minorEastAsia"/>
        </w:rPr>
        <w:pPrChange w:id="47" w:author="Christopher J. Patrick" w:date="2020-04-27T12:06:00Z">
          <w:pPr>
            <w:spacing w:line="480" w:lineRule="auto"/>
            <w:contextualSpacing/>
          </w:pPr>
        </w:pPrChange>
      </w:pPr>
      <w:r>
        <w:rPr>
          <w:rFonts w:eastAsiaTheme="minorEastAsia"/>
        </w:rPr>
        <w:t xml:space="preserve">To evaluate how community composition changed along the gradient, </w:t>
      </w:r>
      <w:r w:rsidR="000732C1">
        <w:rPr>
          <w:rFonts w:eastAsiaTheme="minorEastAsia"/>
        </w:rPr>
        <w:t xml:space="preserve">we </w:t>
      </w:r>
      <w:r w:rsidR="000732C1" w:rsidRPr="009A7FCE">
        <w:rPr>
          <w:rFonts w:eastAsiaTheme="minorEastAsia"/>
        </w:rPr>
        <w:t>ordinated</w:t>
      </w:r>
      <w:r w:rsidR="004B08FD">
        <w:rPr>
          <w:rFonts w:eastAsiaTheme="minorEastAsia"/>
        </w:rPr>
        <w:t xml:space="preserve"> each taxa group (fish, invertebrates) across sites using non-metric multidimensional scaling (NMDS)</w:t>
      </w:r>
      <w:r w:rsidR="007A3C8C" w:rsidRPr="009A7FCE">
        <w:rPr>
          <w:rFonts w:eastAsiaTheme="minorEastAsia"/>
        </w:rPr>
        <w:t xml:space="preserve"> using the</w:t>
      </w:r>
      <w:r w:rsidR="004B08FD">
        <w:rPr>
          <w:rFonts w:eastAsiaTheme="minorEastAsia"/>
        </w:rPr>
        <w:t xml:space="preserve"> </w:t>
      </w:r>
      <w:r w:rsidR="003F4A60">
        <w:rPr>
          <w:rFonts w:eastAsiaTheme="minorEastAsia"/>
        </w:rPr>
        <w:t>‘</w:t>
      </w:r>
      <w:proofErr w:type="spellStart"/>
      <w:r w:rsidR="004B08FD">
        <w:rPr>
          <w:rFonts w:eastAsiaTheme="minorEastAsia"/>
        </w:rPr>
        <w:t>metaMDS</w:t>
      </w:r>
      <w:proofErr w:type="spellEnd"/>
      <w:r w:rsidR="003F4A60">
        <w:rPr>
          <w:rFonts w:eastAsiaTheme="minorEastAsia"/>
        </w:rPr>
        <w:t>’</w:t>
      </w:r>
      <w:r w:rsidR="00FB151F">
        <w:rPr>
          <w:rFonts w:eastAsiaTheme="minorEastAsia"/>
        </w:rPr>
        <w:t xml:space="preserve"> within the VEGAN R package</w:t>
      </w:r>
      <w:ins w:id="48" w:author="Christopher J. Patrick" w:date="2020-04-27T12:08:00Z">
        <w:r w:rsidR="00A870E1">
          <w:rPr>
            <w:rFonts w:eastAsiaTheme="minorEastAsia"/>
          </w:rPr>
          <w:t xml:space="preserve">.  </w:t>
        </w:r>
      </w:ins>
      <w:del w:id="49" w:author="Christopher J. Patrick" w:date="2020-04-27T12:08:00Z">
        <w:r w:rsidR="00FB151F" w:rsidDel="00A870E1">
          <w:rPr>
            <w:rFonts w:eastAsiaTheme="minorEastAsia"/>
          </w:rPr>
          <w:delText>;</w:delText>
        </w:r>
        <w:r w:rsidR="004B08FD" w:rsidDel="00A870E1">
          <w:rPr>
            <w:rFonts w:eastAsiaTheme="minorEastAsia"/>
          </w:rPr>
          <w:delText xml:space="preserve">  </w:delText>
        </w:r>
      </w:del>
      <w:r w:rsidR="004B08FD">
        <w:rPr>
          <w:rFonts w:eastAsiaTheme="minorEastAsia"/>
        </w:rPr>
        <w:t xml:space="preserve"> </w:t>
      </w:r>
      <w:ins w:id="50" w:author="Christopher J. Patrick" w:date="2020-04-27T12:08:00Z">
        <w:r w:rsidR="00A870E1">
          <w:rPr>
            <w:rFonts w:eastAsiaTheme="minorEastAsia"/>
          </w:rPr>
          <w:t xml:space="preserve">The function </w:t>
        </w:r>
      </w:ins>
      <w:del w:id="51" w:author="Christopher J. Patrick" w:date="2020-04-27T12:08:00Z">
        <w:r w:rsidR="00FB151F" w:rsidDel="00A870E1">
          <w:rPr>
            <w:rFonts w:eastAsiaTheme="minorEastAsia"/>
          </w:rPr>
          <w:delText>it</w:delText>
        </w:r>
      </w:del>
      <w:r w:rsidR="004B08FD">
        <w:rPr>
          <w:rFonts w:eastAsiaTheme="minorEastAsia"/>
        </w:rPr>
        <w:t xml:space="preserve"> </w:t>
      </w:r>
      <w:r w:rsidR="007A3C8C" w:rsidRPr="009A7FCE">
        <w:rPr>
          <w:rFonts w:eastAsiaTheme="minorEastAsia"/>
        </w:rPr>
        <w:t>runs NMDS with multiple starting configurations</w:t>
      </w:r>
      <w:r w:rsidR="004B08FD">
        <w:rPr>
          <w:rFonts w:eastAsiaTheme="minorEastAsia"/>
        </w:rPr>
        <w:t xml:space="preserve"> (n=100)</w:t>
      </w:r>
      <w:r w:rsidR="007A3C8C" w:rsidRPr="009A7FCE">
        <w:rPr>
          <w:rFonts w:eastAsiaTheme="minorEastAsia"/>
        </w:rPr>
        <w:t xml:space="preserve">, compares results, and stops after finding a similar minimum stress solution. The </w:t>
      </w:r>
      <w:r w:rsidR="004B08FD">
        <w:rPr>
          <w:rFonts w:eastAsiaTheme="minorEastAsia"/>
        </w:rPr>
        <w:t xml:space="preserve">minimum stress solution is </w:t>
      </w:r>
      <w:r w:rsidR="007A3C8C" w:rsidRPr="009A7FCE">
        <w:rPr>
          <w:rFonts w:eastAsiaTheme="minorEastAsia"/>
        </w:rPr>
        <w:t>scale</w:t>
      </w:r>
      <w:r w:rsidR="004B08FD">
        <w:rPr>
          <w:rFonts w:eastAsiaTheme="minorEastAsia"/>
        </w:rPr>
        <w:t>d</w:t>
      </w:r>
      <w:r w:rsidR="007A3C8C" w:rsidRPr="009A7FCE">
        <w:rPr>
          <w:rFonts w:eastAsiaTheme="minorEastAsia"/>
        </w:rPr>
        <w:t>, rotate</w:t>
      </w:r>
      <w:r w:rsidR="004B08FD">
        <w:rPr>
          <w:rFonts w:eastAsiaTheme="minorEastAsia"/>
        </w:rPr>
        <w:t>d</w:t>
      </w:r>
      <w:r w:rsidR="007A3C8C" w:rsidRPr="009A7FCE">
        <w:rPr>
          <w:rFonts w:eastAsiaTheme="minorEastAsia"/>
        </w:rPr>
        <w:t xml:space="preserve">, and </w:t>
      </w:r>
      <w:r w:rsidR="004B08FD">
        <w:rPr>
          <w:rFonts w:eastAsiaTheme="minorEastAsia"/>
        </w:rPr>
        <w:t xml:space="preserve">then </w:t>
      </w:r>
      <w:r w:rsidR="007A3C8C" w:rsidRPr="009A7FCE">
        <w:rPr>
          <w:rFonts w:eastAsiaTheme="minorEastAsia"/>
        </w:rPr>
        <w:t xml:space="preserve">species scores </w:t>
      </w:r>
      <w:r w:rsidR="004B08FD">
        <w:rPr>
          <w:rFonts w:eastAsiaTheme="minorEastAsia"/>
        </w:rPr>
        <w:t xml:space="preserve">are added </w:t>
      </w:r>
      <w:r w:rsidR="007A3C8C" w:rsidRPr="009A7FCE">
        <w:rPr>
          <w:rFonts w:eastAsiaTheme="minorEastAsia"/>
        </w:rPr>
        <w:t>to the configuration as weighted averages</w:t>
      </w:r>
      <w:r w:rsidR="00452AAA">
        <w:rPr>
          <w:rFonts w:eastAsiaTheme="minorEastAsia"/>
        </w:rPr>
        <w:t xml:space="preserve"> </w:t>
      </w:r>
      <w:r w:rsidR="00452AAA">
        <w:rPr>
          <w:rFonts w:eastAsiaTheme="minorEastAsia"/>
        </w:rPr>
        <w:fldChar w:fldCharType="begin"/>
      </w:r>
      <w:r w:rsidR="00452AAA">
        <w:rPr>
          <w:rFonts w:eastAsiaTheme="minorEastAsia"/>
        </w:rPr>
        <w:instrText xml:space="preserve"> ADDIN EN.CITE &lt;EndNote&gt;&lt;Cite&gt;&lt;Author&gt;Oksanen&lt;/Author&gt;&lt;Year&gt;2019&lt;/Year&gt;&lt;RecNum&gt;242&lt;/RecNum&gt;&lt;DisplayText&gt;(Oksanen, Blanchet et al. 2019)&lt;/DisplayText&gt;&lt;record&gt;&lt;rec-number&gt;242&lt;/rec-number&gt;&lt;foreign-keys&gt;&lt;key app="EN" db-id="fzt5daz5eexrvhezevkpw9shp2fpffwdpre5" timestamp="1586787381"&gt;242&lt;/key&gt;&lt;/foreign-keys&gt;&lt;ref-type name="Journal Article"&gt;17&lt;/ref-type&gt;&lt;contributors&gt;&lt;authors&gt;&lt;author&gt;J. Oksanen&lt;/author&gt;&lt;author&gt;F. G. Blanchet&lt;/author&gt;&lt;author&gt;M. Friendly&lt;/author&gt;&lt;author&gt;R. Kindt&lt;/author&gt;&lt;author&gt;P. Legendre&lt;/author&gt;&lt;author&gt;D. McGlinn&lt;/author&gt;&lt;author&gt;P. R. Minchin&lt;/author&gt;&lt;author&gt;R. B. O&amp;apos;Hara&lt;/author&gt;&lt;author&gt;G. L. Simpson&lt;/author&gt;&lt;author&gt;P. Solymos&lt;/author&gt;&lt;author&gt;M. Henry&lt;/author&gt;&lt;author&gt;H. Stevens&lt;/author&gt;&lt;author&gt;E. Szoecs&lt;/author&gt;&lt;author&gt;H. Wagner&lt;/author&gt;&lt;/authors&gt;&lt;/contributors&gt;&lt;titles&gt;&lt;title&gt;vegan: Community Ecology Package&lt;/title&gt;&lt;/titles&gt;&lt;dates&gt;&lt;year&gt;2019&lt;/year&gt;&lt;/dates&gt;&lt;urls&gt;&lt;related-urls&gt;&lt;url&gt;https://CRAN.R-project.org/package=vegan&lt;/url&gt;&lt;/related-urls&gt;&lt;/urls&gt;&lt;/record&gt;&lt;/Cite&gt;&lt;/EndNote&gt;</w:instrText>
      </w:r>
      <w:r w:rsidR="00452AAA">
        <w:rPr>
          <w:rFonts w:eastAsiaTheme="minorEastAsia"/>
        </w:rPr>
        <w:fldChar w:fldCharType="separate"/>
      </w:r>
      <w:r w:rsidR="00452AAA">
        <w:rPr>
          <w:rFonts w:eastAsiaTheme="minorEastAsia"/>
          <w:noProof/>
        </w:rPr>
        <w:t>(Oksanen, Blanchet et al. 2019)</w:t>
      </w:r>
      <w:r w:rsidR="00452AAA">
        <w:rPr>
          <w:rFonts w:eastAsiaTheme="minorEastAsia"/>
        </w:rPr>
        <w:fldChar w:fldCharType="end"/>
      </w:r>
      <w:r w:rsidR="007A3C8C" w:rsidRPr="009A7FCE">
        <w:rPr>
          <w:rFonts w:eastAsiaTheme="minorEastAsia"/>
        </w:rPr>
        <w:t xml:space="preserve">. </w:t>
      </w:r>
      <w:r w:rsidR="00C93DB7">
        <w:rPr>
          <w:rFonts w:eastAsiaTheme="minorEastAsia"/>
        </w:rPr>
        <w:t xml:space="preserve">Using </w:t>
      </w:r>
      <w:del w:id="52" w:author="Christopher J. Patrick" w:date="2020-04-28T10:54:00Z">
        <w:r w:rsidR="00FB151F" w:rsidDel="007404D7">
          <w:rPr>
            <w:rFonts w:eastAsiaTheme="minorEastAsia"/>
          </w:rPr>
          <w:delText>each</w:delText>
        </w:r>
        <w:r w:rsidR="00C93DB7" w:rsidDel="007404D7">
          <w:rPr>
            <w:rFonts w:eastAsiaTheme="minorEastAsia"/>
          </w:rPr>
          <w:delText xml:space="preserve"> site</w:delText>
        </w:r>
        <w:r w:rsidR="00FB151F" w:rsidDel="007404D7">
          <w:rPr>
            <w:rFonts w:eastAsiaTheme="minorEastAsia"/>
          </w:rPr>
          <w:delText>’s</w:delText>
        </w:r>
      </w:del>
      <w:ins w:id="53" w:author="Christopher J. Patrick" w:date="2020-04-28T10:54:00Z">
        <w:r w:rsidR="007404D7">
          <w:rPr>
            <w:rFonts w:eastAsiaTheme="minorEastAsia"/>
          </w:rPr>
          <w:t>the</w:t>
        </w:r>
      </w:ins>
      <w:r w:rsidR="00C93DB7">
        <w:rPr>
          <w:rFonts w:eastAsiaTheme="minorEastAsia"/>
        </w:rPr>
        <w:t xml:space="preserve"> climate data, sites were grouped </w:t>
      </w:r>
      <w:del w:id="54" w:author="Christopher J. Patrick" w:date="2020-04-28T10:54:00Z">
        <w:r w:rsidR="00C93DB7" w:rsidDel="007404D7">
          <w:rPr>
            <w:rFonts w:eastAsiaTheme="minorEastAsia"/>
          </w:rPr>
          <w:delText>using</w:delText>
        </w:r>
      </w:del>
      <w:r w:rsidR="00C93DB7">
        <w:rPr>
          <w:rFonts w:eastAsiaTheme="minorEastAsia"/>
        </w:rPr>
        <w:t xml:space="preserve"> </w:t>
      </w:r>
      <w:del w:id="55" w:author="Christopher J. Patrick" w:date="2020-04-28T10:54:00Z">
        <w:r w:rsidR="00C93DB7" w:rsidDel="007404D7">
          <w:rPr>
            <w:rFonts w:eastAsiaTheme="minorEastAsia"/>
          </w:rPr>
          <w:delText xml:space="preserve">hierarchical clustering </w:delText>
        </w:r>
      </w:del>
      <w:r w:rsidR="00C93DB7" w:rsidRPr="001A3D2B">
        <w:rPr>
          <w:rFonts w:eastAsiaTheme="minorEastAsia"/>
        </w:rPr>
        <w:t>using Ward’s minimum variance method</w:t>
      </w:r>
      <w:ins w:id="56" w:author="Christopher J. Patrick" w:date="2020-04-28T10:54:00Z">
        <w:r w:rsidR="007404D7">
          <w:rPr>
            <w:rFonts w:eastAsiaTheme="minorEastAsia"/>
          </w:rPr>
          <w:t xml:space="preserve"> for hierarchical clustering</w:t>
        </w:r>
      </w:ins>
      <w:r w:rsidR="00C93DB7" w:rsidRPr="001A3D2B">
        <w:rPr>
          <w:rFonts w:eastAsiaTheme="minorEastAsia"/>
        </w:rPr>
        <w:t xml:space="preserve"> </w:t>
      </w:r>
      <w:r w:rsidR="00C93DB7" w:rsidRPr="001A3D2B">
        <w:rPr>
          <w:rFonts w:eastAsiaTheme="minorEastAsia"/>
        </w:rPr>
        <w:fldChar w:fldCharType="begin"/>
      </w:r>
      <w:r w:rsidR="00C93DB7" w:rsidRPr="001A3D2B">
        <w:rPr>
          <w:rFonts w:eastAsiaTheme="minorEastAsia"/>
        </w:rPr>
        <w:instrText xml:space="preserve"> ADDIN EN.CITE &lt;EndNote&gt;&lt;Cite&gt;&lt;Author&gt;Ward&lt;/Author&gt;&lt;Year&gt;1963&lt;/Year&gt;&lt;RecNum&gt;241&lt;/RecNum&gt;&lt;DisplayText&gt;(Ward 1963)&lt;/DisplayText&gt;&lt;record&gt;&lt;rec-number&gt;241&lt;/rec-number&gt;&lt;foreign-keys&gt;&lt;key app="EN" db-id="fzt5daz5eexrvhezevkpw9shp2fpffwdpre5" timestamp="1586548571"&gt;241&lt;/key&gt;&lt;/foreign-keys&gt;&lt;ref-type name="Journal Article"&gt;17&lt;/ref-type&gt;&lt;contributors&gt;&lt;authors&gt;&lt;author&gt;Ward, J. H.&lt;/author&gt;&lt;/authors&gt;&lt;/contributors&gt;&lt;titles&gt;&lt;title&gt;HIERARCHICAL GROUPING TO OPTIMIZE AN OBJECTIVE FUNCTION&lt;/title&gt;&lt;secondary-title&gt;Journal of the American Statistical Association&lt;/secondary-title&gt;&lt;/titles&gt;&lt;periodical&gt;&lt;full-title&gt;Journal of the American Statistical Association&lt;/full-title&gt;&lt;/periodical&gt;&lt;pages&gt;236-&amp;amp;&lt;/pages&gt;&lt;volume&gt;58&lt;/volume&gt;&lt;number&gt;301&lt;/number&gt;&lt;dates&gt;&lt;year&gt;1963&lt;/year&gt;&lt;/dates&gt;&lt;isbn&gt;0162-1459&lt;/isbn&gt;&lt;accession-num&gt;WOS:A1963P102700016&lt;/accession-num&gt;&lt;urls&gt;&lt;related-urls&gt;&lt;url&gt;&amp;lt;Go to ISI&amp;gt;://WOS:A1963P102700016&lt;/url&gt;&lt;/related-urls&gt;&lt;/urls&gt;&lt;electronic-resource-num&gt;10.2307/2282967&lt;/electronic-resource-num&gt;&lt;/record&gt;&lt;/Cite&gt;&lt;/EndNote&gt;</w:instrText>
      </w:r>
      <w:r w:rsidR="00C93DB7" w:rsidRPr="001A3D2B">
        <w:rPr>
          <w:rFonts w:eastAsiaTheme="minorEastAsia"/>
        </w:rPr>
        <w:fldChar w:fldCharType="separate"/>
      </w:r>
      <w:r w:rsidR="00C93DB7" w:rsidRPr="001A3D2B">
        <w:rPr>
          <w:rFonts w:eastAsiaTheme="minorEastAsia"/>
          <w:noProof/>
        </w:rPr>
        <w:t>(Ward 1963)</w:t>
      </w:r>
      <w:r w:rsidR="00C93DB7" w:rsidRPr="001A3D2B">
        <w:rPr>
          <w:rFonts w:eastAsiaTheme="minorEastAsia"/>
        </w:rPr>
        <w:fldChar w:fldCharType="end"/>
      </w:r>
      <w:r w:rsidR="007A3C8C" w:rsidRPr="001A3D2B">
        <w:rPr>
          <w:rFonts w:eastAsiaTheme="minorEastAsia"/>
        </w:rPr>
        <w:t xml:space="preserve">. Finally, we fit environmental variables to each ordination </w:t>
      </w:r>
      <w:r w:rsidR="00FB151F">
        <w:rPr>
          <w:rFonts w:eastAsiaTheme="minorEastAsia"/>
        </w:rPr>
        <w:t xml:space="preserve">using the </w:t>
      </w:r>
      <w:r w:rsidR="00452AAA">
        <w:rPr>
          <w:rFonts w:eastAsiaTheme="minorEastAsia"/>
        </w:rPr>
        <w:t>‘</w:t>
      </w:r>
      <w:proofErr w:type="spellStart"/>
      <w:r w:rsidR="00FB151F">
        <w:rPr>
          <w:rFonts w:eastAsiaTheme="minorEastAsia"/>
        </w:rPr>
        <w:t>envfit</w:t>
      </w:r>
      <w:proofErr w:type="spellEnd"/>
      <w:r w:rsidR="00452AAA">
        <w:rPr>
          <w:rFonts w:eastAsiaTheme="minorEastAsia"/>
        </w:rPr>
        <w:t>’</w:t>
      </w:r>
      <w:r w:rsidR="00FB151F">
        <w:rPr>
          <w:rFonts w:eastAsiaTheme="minorEastAsia"/>
        </w:rPr>
        <w:t xml:space="preserve"> function within the VEGAN R package; </w:t>
      </w:r>
      <w:r w:rsidR="00452AAA">
        <w:rPr>
          <w:rFonts w:eastAsiaTheme="minorEastAsia"/>
        </w:rPr>
        <w:t>this function</w:t>
      </w:r>
      <w:r w:rsidR="00FB151F">
        <w:rPr>
          <w:rFonts w:eastAsiaTheme="minorEastAsia"/>
        </w:rPr>
        <w:t xml:space="preserve"> fits environmental vectors onto the ordination and calculates the maximum correlation</w:t>
      </w:r>
      <w:r w:rsidR="00452AAA">
        <w:rPr>
          <w:rFonts w:eastAsiaTheme="minorEastAsia"/>
        </w:rPr>
        <w:t xml:space="preserve"> with the projection of points (sites in this case)</w:t>
      </w:r>
      <w:r w:rsidR="007A3C8C" w:rsidRPr="001A3D2B">
        <w:rPr>
          <w:rFonts w:eastAsiaTheme="minorEastAsia"/>
        </w:rPr>
        <w:t>.</w:t>
      </w:r>
      <w:r w:rsidR="00452AAA">
        <w:rPr>
          <w:rFonts w:eastAsiaTheme="minorEastAsia"/>
        </w:rPr>
        <w:t xml:space="preserve"> </w:t>
      </w:r>
      <w:del w:id="57" w:author="Christopher J. Patrick" w:date="2020-04-28T10:58:00Z">
        <w:r w:rsidR="00D1243A" w:rsidDel="00FC3ED8">
          <w:rPr>
            <w:rFonts w:eastAsiaTheme="minorEastAsia"/>
          </w:rPr>
          <w:delText>Significantly fitted environmental variables were considered to have an R</w:delText>
        </w:r>
        <w:r w:rsidR="00D1243A" w:rsidDel="00FC3ED8">
          <w:rPr>
            <w:rFonts w:eastAsiaTheme="minorEastAsia"/>
            <w:vertAlign w:val="superscript"/>
          </w:rPr>
          <w:delText xml:space="preserve">2 </w:delText>
        </w:r>
        <w:r w:rsidR="00D1243A" w:rsidDel="00FC3ED8">
          <w:rPr>
            <w:rFonts w:eastAsiaTheme="minorEastAsia"/>
          </w:rPr>
          <w:delText xml:space="preserve"> &gt; 0.40 and a </w:delText>
        </w:r>
        <w:r w:rsidR="00D1243A" w:rsidDel="00FC3ED8">
          <w:rPr>
            <w:rFonts w:eastAsiaTheme="minorEastAsia"/>
            <w:i/>
            <w:iCs/>
          </w:rPr>
          <w:delText>p</w:delText>
        </w:r>
        <w:r w:rsidR="00D1243A" w:rsidDel="00FC3ED8">
          <w:rPr>
            <w:rFonts w:eastAsiaTheme="minorEastAsia"/>
          </w:rPr>
          <w:delText>-value &lt; 0.10</w:delText>
        </w:r>
      </w:del>
      <w:ins w:id="58" w:author="Christopher J. Patrick" w:date="2020-04-28T10:58:00Z">
        <w:r w:rsidR="00FC3ED8">
          <w:rPr>
            <w:rFonts w:eastAsiaTheme="minorEastAsia"/>
          </w:rPr>
          <w:t xml:space="preserve">To ease in visual interpretation of the plots </w:t>
        </w:r>
        <w:commentRangeStart w:id="59"/>
        <w:r w:rsidR="00FC3ED8">
          <w:rPr>
            <w:rFonts w:eastAsiaTheme="minorEastAsia"/>
          </w:rPr>
          <w:t xml:space="preserve">we </w:t>
        </w:r>
      </w:ins>
      <w:ins w:id="60" w:author="Christopher J. Patrick" w:date="2020-04-28T10:59:00Z">
        <w:r w:rsidR="00FC3ED8">
          <w:rPr>
            <w:rFonts w:eastAsiaTheme="minorEastAsia"/>
          </w:rPr>
          <w:t xml:space="preserve">only </w:t>
        </w:r>
      </w:ins>
      <w:ins w:id="61" w:author="Christopher J. Patrick" w:date="2020-04-28T10:58:00Z">
        <w:r w:rsidR="00FC3ED8">
          <w:rPr>
            <w:rFonts w:eastAsiaTheme="minorEastAsia"/>
          </w:rPr>
          <w:t xml:space="preserve">retained environmental variables that were significant at an </w:t>
        </w:r>
      </w:ins>
      <w:ins w:id="62" w:author="Christopher J. Patrick" w:date="2020-04-28T10:59:00Z">
        <w:r w:rsidR="00FC3ED8">
          <w:rPr>
            <w:rFonts w:eastAsiaTheme="minorEastAsia"/>
          </w:rPr>
          <w:t>α</w:t>
        </w:r>
      </w:ins>
      <w:ins w:id="63" w:author="Christopher J. Patrick" w:date="2020-04-28T10:58:00Z">
        <w:r w:rsidR="00FC3ED8">
          <w:rPr>
            <w:rFonts w:eastAsiaTheme="minorEastAsia"/>
          </w:rPr>
          <w:t xml:space="preserve"> </w:t>
        </w:r>
      </w:ins>
      <w:ins w:id="64" w:author="Christopher J. Patrick" w:date="2020-04-28T10:59:00Z">
        <w:r w:rsidR="00FC3ED8">
          <w:rPr>
            <w:rFonts w:eastAsiaTheme="minorEastAsia"/>
          </w:rPr>
          <w:t>&gt;</w:t>
        </w:r>
      </w:ins>
      <w:ins w:id="65" w:author="Christopher J. Patrick" w:date="2020-04-28T10:58:00Z">
        <w:r w:rsidR="00FC3ED8">
          <w:rPr>
            <w:rFonts w:eastAsiaTheme="minorEastAsia"/>
          </w:rPr>
          <w:t xml:space="preserve"> 0.10 and </w:t>
        </w:r>
      </w:ins>
      <w:ins w:id="66" w:author="Christopher J. Patrick" w:date="2020-04-28T10:59:00Z">
        <w:r w:rsidR="00FC3ED8">
          <w:rPr>
            <w:rFonts w:eastAsiaTheme="minorEastAsia"/>
          </w:rPr>
          <w:t>explained &gt; 40% of the</w:t>
        </w:r>
      </w:ins>
      <w:ins w:id="67" w:author="Christopher J. Patrick" w:date="2020-04-28T11:01:00Z">
        <w:r w:rsidR="00FC3ED8">
          <w:rPr>
            <w:rFonts w:eastAsiaTheme="minorEastAsia"/>
          </w:rPr>
          <w:t xml:space="preserve"> variation</w:t>
        </w:r>
      </w:ins>
      <w:ins w:id="68" w:author="Christopher J. Patrick" w:date="2020-04-28T10:59:00Z">
        <w:r w:rsidR="00FC3ED8">
          <w:rPr>
            <w:rFonts w:eastAsiaTheme="minorEastAsia"/>
          </w:rPr>
          <w:t xml:space="preserve">.  </w:t>
        </w:r>
      </w:ins>
      <w:commentRangeEnd w:id="59"/>
      <w:ins w:id="69" w:author="Christopher J. Patrick" w:date="2020-04-28T11:00:00Z">
        <w:r w:rsidR="00FC3ED8">
          <w:rPr>
            <w:rStyle w:val="CommentReference"/>
          </w:rPr>
          <w:commentReference w:id="59"/>
        </w:r>
      </w:ins>
      <w:ins w:id="70" w:author="Christopher J. Patrick" w:date="2020-04-28T10:59:00Z">
        <w:r w:rsidR="00FC3ED8">
          <w:rPr>
            <w:rFonts w:eastAsiaTheme="minorEastAsia"/>
          </w:rPr>
          <w:t xml:space="preserve">Retained </w:t>
        </w:r>
      </w:ins>
      <w:ins w:id="71" w:author="Christopher J. Patrick" w:date="2020-04-28T11:00:00Z">
        <w:r w:rsidR="00FC3ED8">
          <w:rPr>
            <w:rFonts w:eastAsiaTheme="minorEastAsia"/>
          </w:rPr>
          <w:t>environmental vectors</w:t>
        </w:r>
      </w:ins>
      <w:del w:id="72" w:author="Christopher J. Patrick" w:date="2020-04-28T10:59:00Z">
        <w:r w:rsidR="00D1243A" w:rsidDel="00FC3ED8">
          <w:rPr>
            <w:rFonts w:eastAsiaTheme="minorEastAsia"/>
          </w:rPr>
          <w:delText>, and they</w:delText>
        </w:r>
      </w:del>
      <w:r w:rsidR="00D1243A">
        <w:rPr>
          <w:rFonts w:eastAsiaTheme="minorEastAsia"/>
        </w:rPr>
        <w:t xml:space="preserve"> were overlaid on top of the NMDS plots. </w:t>
      </w:r>
      <w:r w:rsidR="00452AAA">
        <w:rPr>
          <w:rFonts w:eastAsiaTheme="minorEastAsia"/>
        </w:rPr>
        <w:t xml:space="preserve">The direction of the vector indicates the axis of the variable within the ordination </w:t>
      </w:r>
      <w:r w:rsidR="00452AAA">
        <w:rPr>
          <w:rFonts w:eastAsiaTheme="minorEastAsia"/>
        </w:rPr>
        <w:lastRenderedPageBreak/>
        <w:t xml:space="preserve">space and the length of the arrow is proportional to its correlation with the projected points </w:t>
      </w:r>
      <w:r w:rsidR="00452AAA">
        <w:rPr>
          <w:rFonts w:eastAsiaTheme="minorEastAsia"/>
        </w:rPr>
        <w:fldChar w:fldCharType="begin"/>
      </w:r>
      <w:r w:rsidR="00452AAA">
        <w:rPr>
          <w:rFonts w:eastAsiaTheme="minorEastAsia"/>
        </w:rPr>
        <w:instrText xml:space="preserve"> ADDIN EN.CITE &lt;EndNote&gt;&lt;Cite&gt;&lt;Author&gt;Oksanen&lt;/Author&gt;&lt;Year&gt;2019&lt;/Year&gt;&lt;RecNum&gt;242&lt;/RecNum&gt;&lt;DisplayText&gt;(Oksanen, Blanchet et al. 2019)&lt;/DisplayText&gt;&lt;record&gt;&lt;rec-number&gt;242&lt;/rec-number&gt;&lt;foreign-keys&gt;&lt;key app="EN" db-id="fzt5daz5eexrvhezevkpw9shp2fpffwdpre5" timestamp="1586787381"&gt;242&lt;/key&gt;&lt;/foreign-keys&gt;&lt;ref-type name="Journal Article"&gt;17&lt;/ref-type&gt;&lt;contributors&gt;&lt;authors&gt;&lt;author&gt;J. Oksanen&lt;/author&gt;&lt;author&gt;F. G. Blanchet&lt;/author&gt;&lt;author&gt;M. Friendly&lt;/author&gt;&lt;author&gt;R. Kindt&lt;/author&gt;&lt;author&gt;P. Legendre&lt;/author&gt;&lt;author&gt;D. McGlinn&lt;/author&gt;&lt;author&gt;P. R. Minchin&lt;/author&gt;&lt;author&gt;R. B. O&amp;apos;Hara&lt;/author&gt;&lt;author&gt;G. L. Simpson&lt;/author&gt;&lt;author&gt;P. Solymos&lt;/author&gt;&lt;author&gt;M. Henry&lt;/author&gt;&lt;author&gt;H. Stevens&lt;/author&gt;&lt;author&gt;E. Szoecs&lt;/author&gt;&lt;author&gt;H. Wagner&lt;/author&gt;&lt;/authors&gt;&lt;/contributors&gt;&lt;titles&gt;&lt;title&gt;vegan: Community Ecology Package&lt;/title&gt;&lt;/titles&gt;&lt;dates&gt;&lt;year&gt;2019&lt;/year&gt;&lt;/dates&gt;&lt;urls&gt;&lt;related-urls&gt;&lt;url&gt;https://CRAN.R-project.org/package=vegan&lt;/url&gt;&lt;/related-urls&gt;&lt;/urls&gt;&lt;/record&gt;&lt;/Cite&gt;&lt;/EndNote&gt;</w:instrText>
      </w:r>
      <w:r w:rsidR="00452AAA">
        <w:rPr>
          <w:rFonts w:eastAsiaTheme="minorEastAsia"/>
        </w:rPr>
        <w:fldChar w:fldCharType="separate"/>
      </w:r>
      <w:r w:rsidR="00452AAA">
        <w:rPr>
          <w:rFonts w:eastAsiaTheme="minorEastAsia"/>
          <w:noProof/>
        </w:rPr>
        <w:t>(Oksanen, Blanchet et al. 2019)</w:t>
      </w:r>
      <w:r w:rsidR="00452AAA">
        <w:rPr>
          <w:rFonts w:eastAsiaTheme="minorEastAsia"/>
        </w:rPr>
        <w:fldChar w:fldCharType="end"/>
      </w:r>
      <w:r w:rsidR="00452AAA">
        <w:rPr>
          <w:rFonts w:eastAsiaTheme="minorEastAsia"/>
        </w:rPr>
        <w:t>.</w:t>
      </w:r>
    </w:p>
    <w:p w14:paraId="4C8CC064" w14:textId="77777777" w:rsidR="00273803" w:rsidRDefault="00273803" w:rsidP="00273803">
      <w:pPr>
        <w:spacing w:line="480" w:lineRule="auto"/>
        <w:contextualSpacing/>
        <w:rPr>
          <w:b/>
          <w:bCs/>
          <w:sz w:val="28"/>
        </w:rPr>
      </w:pPr>
    </w:p>
    <w:p w14:paraId="1581FA80" w14:textId="7B0A1321" w:rsidR="0029112B" w:rsidRPr="009A7FCE" w:rsidRDefault="007A3C8C" w:rsidP="009A7FCE">
      <w:pPr>
        <w:spacing w:line="480" w:lineRule="auto"/>
        <w:contextualSpacing/>
        <w:rPr>
          <w:b/>
          <w:bCs/>
          <w:sz w:val="28"/>
        </w:rPr>
      </w:pPr>
      <w:r w:rsidRPr="009A7FCE">
        <w:rPr>
          <w:b/>
          <w:bCs/>
          <w:sz w:val="28"/>
        </w:rPr>
        <w:t>Results</w:t>
      </w:r>
    </w:p>
    <w:p w14:paraId="0798FD4B" w14:textId="74EA9E7C" w:rsidR="006B2FE3" w:rsidRDefault="00216EFF" w:rsidP="006B2FE3">
      <w:pPr>
        <w:spacing w:line="480" w:lineRule="auto"/>
        <w:contextualSpacing/>
      </w:pPr>
      <w:commentRangeStart w:id="73"/>
      <w:commentRangeStart w:id="74"/>
      <w:r w:rsidRPr="00216EFF">
        <w:rPr>
          <w:i/>
          <w:iCs/>
        </w:rPr>
        <w:t xml:space="preserve">Site </w:t>
      </w:r>
      <w:r>
        <w:rPr>
          <w:i/>
          <w:iCs/>
        </w:rPr>
        <w:t>Overview</w:t>
      </w:r>
      <w:commentRangeEnd w:id="73"/>
      <w:r w:rsidR="009E2584">
        <w:rPr>
          <w:rStyle w:val="CommentReference"/>
        </w:rPr>
        <w:commentReference w:id="73"/>
      </w:r>
      <w:r>
        <w:rPr>
          <w:i/>
          <w:iCs/>
        </w:rPr>
        <w:t xml:space="preserve">: </w:t>
      </w:r>
      <w:r w:rsidRPr="00216EFF">
        <w:t>Proceeding from West to East</w:t>
      </w:r>
      <w:r>
        <w:t>, there are several environmental variables that covary with</w:t>
      </w:r>
      <w:r w:rsidRPr="00216EFF">
        <w:t xml:space="preserve"> </w:t>
      </w:r>
      <w:r>
        <w:t xml:space="preserve">increasing </w:t>
      </w:r>
      <w:r w:rsidRPr="00216EFF">
        <w:t>annual basin precipitation</w:t>
      </w:r>
      <w:r>
        <w:t xml:space="preserve"> (</w:t>
      </w:r>
      <w:r w:rsidRPr="00216EFF">
        <w:t>67.75 - 124.19 cm</w:t>
      </w:r>
      <w:r>
        <w:t>)</w:t>
      </w:r>
      <w:r w:rsidRPr="00216EFF">
        <w:t>.</w:t>
      </w:r>
      <w:r>
        <w:t xml:space="preserve"> </w:t>
      </w:r>
      <w:commentRangeEnd w:id="74"/>
      <w:r w:rsidR="00FC3ED8">
        <w:rPr>
          <w:rStyle w:val="CommentReference"/>
        </w:rPr>
        <w:commentReference w:id="74"/>
      </w:r>
      <w:r w:rsidR="006B2FE3">
        <w:t>M</w:t>
      </w:r>
      <w:r w:rsidR="006B2FE3" w:rsidRPr="00216EFF">
        <w:t>ean-annual potential evapotranspiration (PET) decreases from 1177 mm/</w:t>
      </w:r>
      <w:proofErr w:type="spellStart"/>
      <w:r w:rsidR="006B2FE3" w:rsidRPr="00216EFF">
        <w:t>yr</w:t>
      </w:r>
      <w:proofErr w:type="spellEnd"/>
      <w:r w:rsidR="006B2FE3" w:rsidRPr="00216EFF">
        <w:t xml:space="preserve"> to 1062 mm/yr.</w:t>
      </w:r>
      <w:r w:rsidR="006B2FE3">
        <w:t xml:space="preserve"> The Runoff Factor increases from 281 to 376.03 100s </w:t>
      </w:r>
      <w:commentRangeStart w:id="75"/>
      <w:r w:rsidR="006B2FE3">
        <w:t>ft-</w:t>
      </w:r>
      <w:proofErr w:type="spellStart"/>
      <w:r w:rsidR="006B2FE3">
        <w:t>tonf</w:t>
      </w:r>
      <w:proofErr w:type="spellEnd"/>
      <w:r w:rsidR="006B2FE3">
        <w:t xml:space="preserve"> in/h/ac/yr</w:t>
      </w:r>
      <w:commentRangeEnd w:id="75"/>
      <w:r w:rsidR="00A870E1">
        <w:rPr>
          <w:rStyle w:val="CommentReference"/>
        </w:rPr>
        <w:commentReference w:id="75"/>
      </w:r>
      <w:r w:rsidR="006B2FE3">
        <w:t>.</w:t>
      </w:r>
      <w:r w:rsidR="006B2FE3" w:rsidRPr="006B2FE3">
        <w:t xml:space="preserve"> </w:t>
      </w:r>
      <w:r>
        <w:t>T</w:t>
      </w:r>
      <w:r w:rsidRPr="00216EFF">
        <w:t xml:space="preserve">he conductivity decreases from 8923 - 227.13 </w:t>
      </w:r>
      <w:proofErr w:type="spellStart"/>
      <w:r w:rsidRPr="00216EFF">
        <w:t>μS</w:t>
      </w:r>
      <w:proofErr w:type="spellEnd"/>
      <w:r w:rsidRPr="00216EFF">
        <w:t xml:space="preserve">/cm. The </w:t>
      </w:r>
      <w:commentRangeStart w:id="76"/>
      <w:r w:rsidRPr="00216EFF">
        <w:t xml:space="preserve">ammonia </w:t>
      </w:r>
      <w:commentRangeEnd w:id="76"/>
      <w:r w:rsidR="00FC3ED8">
        <w:rPr>
          <w:rStyle w:val="CommentReference"/>
        </w:rPr>
        <w:commentReference w:id="76"/>
      </w:r>
      <w:r w:rsidRPr="00216EFF">
        <w:t>concentration at San Fernando Creek</w:t>
      </w:r>
      <w:ins w:id="77" w:author="Christopher J. Patrick" w:date="2020-04-27T12:10:00Z">
        <w:r w:rsidR="00A870E1">
          <w:t xml:space="preserve"> on the arid side</w:t>
        </w:r>
      </w:ins>
      <w:r w:rsidRPr="00216EFF">
        <w:t xml:space="preserve"> (0.3 mg/L) is 2-3 times larger than the other sites which range 0.08 - 0.17. </w:t>
      </w:r>
      <w:commentRangeStart w:id="78"/>
      <w:r w:rsidRPr="00216EFF">
        <w:t xml:space="preserve">The canopy coverage </w:t>
      </w:r>
      <w:commentRangeStart w:id="79"/>
      <w:r w:rsidRPr="00216EFF">
        <w:t>varied</w:t>
      </w:r>
      <w:commentRangeEnd w:id="79"/>
      <w:r w:rsidR="00A870E1">
        <w:rPr>
          <w:rStyle w:val="CommentReference"/>
        </w:rPr>
        <w:commentReference w:id="79"/>
      </w:r>
      <w:r w:rsidRPr="00216EFF">
        <w:t xml:space="preserve"> across the region, ranging 44.14 - 89.86 % with an apparent outlier at Bear Branch creek (with a value of 0 % canopy coverage).</w:t>
      </w:r>
      <w:r w:rsidR="006B2FE3" w:rsidRPr="006B2FE3">
        <w:t xml:space="preserve"> </w:t>
      </w:r>
      <w:commentRangeEnd w:id="78"/>
      <w:r w:rsidR="00A870E1">
        <w:rPr>
          <w:rStyle w:val="CommentReference"/>
        </w:rPr>
        <w:commentReference w:id="78"/>
      </w:r>
      <w:r w:rsidR="006B2FE3" w:rsidRPr="00216EFF">
        <w:t xml:space="preserve">The proportion of forested riparian zone within 100 m of the stream increases from 3.92 - 14.33 % with an average of 11 and standard deviation of 9.40.  </w:t>
      </w:r>
    </w:p>
    <w:p w14:paraId="64AE04D0" w14:textId="4438AE4A" w:rsidR="006B2FE3" w:rsidRPr="00216EFF" w:rsidRDefault="006B2FE3">
      <w:pPr>
        <w:spacing w:line="480" w:lineRule="auto"/>
        <w:ind w:firstLine="720"/>
        <w:contextualSpacing/>
        <w:pPrChange w:id="80" w:author="Christopher J. Patrick" w:date="2020-04-27T12:09:00Z">
          <w:pPr>
            <w:spacing w:line="480" w:lineRule="auto"/>
            <w:contextualSpacing/>
          </w:pPr>
        </w:pPrChange>
      </w:pPr>
      <w:r>
        <w:t xml:space="preserve">The remaining environmental variables vary across the study region and do not display obvious patterns with geographic location or precipitation. The dissolved oxygen ranged from 4321 - 9.97 mg/L with an average of 7.03 and a standard deviation of 1.76. Turbidity ranged 66.13 - 70.66 NTU, with Big Creek having a larger value of 99.08 NTU. The water temperature ranges 15.88 - 24.63 °C with an average of 20.646 and a standard </w:t>
      </w:r>
      <w:r w:rsidR="00D4665A">
        <w:t>deviation</w:t>
      </w:r>
      <w:r>
        <w:t xml:space="preserve"> of 3.04. pH ranges 6.43 - 7.99 with an average of 7.10 and a standard deviation of 0.41. Phosphate concentrations vary across the region, ranging 0.13 - 4.28 mg/L with an average of 1.21 and a standard deviation of 1.64. </w:t>
      </w:r>
      <w:commentRangeStart w:id="81"/>
      <w:r>
        <w:t>Nitrate</w:t>
      </w:r>
      <w:commentRangeEnd w:id="81"/>
      <w:r w:rsidR="00A870E1">
        <w:rPr>
          <w:rStyle w:val="CommentReference"/>
        </w:rPr>
        <w:commentReference w:id="81"/>
      </w:r>
      <w:r>
        <w:t xml:space="preserve"> concentrations vary across the region, ranging 0.01 - 2.9 mg/L with an average of 0.599 and a standard deviation of 0.98. Bank height ranges 0.29 - 0.89 meters with an average o</w:t>
      </w:r>
      <w:ins w:id="82" w:author="Christopher J. Patrick" w:date="2020-04-27T12:15:00Z">
        <w:r w:rsidR="00A870E1">
          <w:t>f</w:t>
        </w:r>
      </w:ins>
      <w:r>
        <w:t xml:space="preserve"> 0.54 and a standard deviation of 0.20. The </w:t>
      </w:r>
      <w:proofErr w:type="spellStart"/>
      <w:r>
        <w:t>Rosgen</w:t>
      </w:r>
      <w:proofErr w:type="spellEnd"/>
      <w:r>
        <w:t xml:space="preserve"> index ranges 11.78 - 23.15 with an </w:t>
      </w:r>
      <w:r>
        <w:lastRenderedPageBreak/>
        <w:t>average of 16.05 and a standard deviation of 3.5. The median grain size for 8 sites is 2 mm</w:t>
      </w:r>
      <w:ins w:id="83" w:author="Christopher J. Patrick" w:date="2020-04-27T12:15:00Z">
        <w:r w:rsidR="00A870E1">
          <w:t xml:space="preserve">, whereas higher values </w:t>
        </w:r>
      </w:ins>
      <w:del w:id="84" w:author="Christopher J. Patrick" w:date="2020-04-27T12:15:00Z">
        <w:r w:rsidDel="00A870E1">
          <w:delText xml:space="preserve"> with </w:delText>
        </w:r>
      </w:del>
      <w:del w:id="85" w:author="Christopher J. Patrick" w:date="2020-04-27T12:16:00Z">
        <w:r w:rsidDel="00A870E1">
          <w:delText>25 mm and 32 mm</w:delText>
        </w:r>
      </w:del>
      <w:ins w:id="86" w:author="Christopher J. Patrick" w:date="2020-04-27T12:15:00Z">
        <w:r w:rsidR="00A870E1">
          <w:t>due to artificial substrate addition were observed</w:t>
        </w:r>
      </w:ins>
      <w:r>
        <w:t xml:space="preserve"> at</w:t>
      </w:r>
      <w:ins w:id="87" w:author="Christopher J. Patrick" w:date="2020-04-27T12:16:00Z">
        <w:r w:rsidR="00A870E1">
          <w:t xml:space="preserve"> two sites </w:t>
        </w:r>
        <w:proofErr w:type="gramStart"/>
        <w:r w:rsidR="00A870E1">
          <w:t>(</w:t>
        </w:r>
      </w:ins>
      <w:r>
        <w:t xml:space="preserve"> Placedo</w:t>
      </w:r>
      <w:proofErr w:type="gramEnd"/>
      <w:r>
        <w:t xml:space="preserve"> </w:t>
      </w:r>
      <w:ins w:id="88" w:author="Christopher J. Patrick" w:date="2020-04-27T12:16:00Z">
        <w:r w:rsidR="00A870E1">
          <w:t xml:space="preserve">Creek - 25mm, </w:t>
        </w:r>
      </w:ins>
      <w:del w:id="89" w:author="Christopher J. Patrick" w:date="2020-04-27T12:16:00Z">
        <w:r w:rsidDel="00A870E1">
          <w:delText xml:space="preserve">and </w:delText>
        </w:r>
      </w:del>
      <w:r>
        <w:t xml:space="preserve">Aransas </w:t>
      </w:r>
      <w:ins w:id="90" w:author="Christopher J. Patrick" w:date="2020-04-27T12:16:00Z">
        <w:r w:rsidR="00A870E1">
          <w:t xml:space="preserve">Creek - 32mm). </w:t>
        </w:r>
      </w:ins>
      <w:del w:id="91" w:author="Christopher J. Patrick" w:date="2020-04-27T12:16:00Z">
        <w:r w:rsidDel="00A870E1">
          <w:delText>respectively</w:delText>
        </w:r>
      </w:del>
      <w:r>
        <w:t xml:space="preserve">. Relative humidity values varied throughout the study region from 69.6 - 75 %. Only one watershed (Bear Branch) had a majority of urbanized landscape (76.71 %); </w:t>
      </w:r>
      <w:proofErr w:type="gramStart"/>
      <w:r>
        <w:t>other</w:t>
      </w:r>
      <w:proofErr w:type="gramEnd"/>
      <w:r>
        <w:t xml:space="preserve"> sites' development ranged from 2.45 - 10.88 %. The proportion of Forest in each watershed ranged from 1.44 - 9.98 % except for Garcitas (17.53 %) and Perdido (34.85 %). The proportion of agricultural land varies across the study region, with nine sites ranging 27.41 - 78.16 %, and one watershed (Bear Branch) containing 0.82 %. The average soil permeability ranged </w:t>
      </w:r>
      <w:ins w:id="92" w:author="Christopher J. Patrick" w:date="2020-04-27T15:30:00Z">
        <w:r w:rsidR="00A870E1">
          <w:t xml:space="preserve">from </w:t>
        </w:r>
      </w:ins>
      <w:del w:id="93" w:author="Christopher J. Patrick" w:date="2020-04-27T15:30:00Z">
        <w:r w:rsidDel="00A870E1">
          <w:delText>ranged</w:delText>
        </w:r>
      </w:del>
      <w:r>
        <w:t xml:space="preserve"> 1.27 - 4.45 cm/</w:t>
      </w:r>
      <w:proofErr w:type="spellStart"/>
      <w:r>
        <w:t>hr</w:t>
      </w:r>
      <w:proofErr w:type="spellEnd"/>
      <w:r>
        <w:t xml:space="preserve"> for nine sites and 9.53 cm/</w:t>
      </w:r>
      <w:proofErr w:type="spellStart"/>
      <w:r>
        <w:t>hr</w:t>
      </w:r>
      <w:proofErr w:type="spellEnd"/>
      <w:r>
        <w:t xml:space="preserve"> at Bear Branch. The average soil organic content ranged from 0.48 - 2.55 %. </w:t>
      </w:r>
      <w:del w:id="94" w:author="Christopher J. Patrick" w:date="2020-04-28T11:09:00Z">
        <w:r w:rsidDel="009E2584">
          <w:delText xml:space="preserve">The </w:delText>
        </w:r>
      </w:del>
      <w:commentRangeStart w:id="95"/>
      <w:ins w:id="96" w:author="Christopher J. Patrick" w:date="2020-04-28T11:09:00Z">
        <w:r w:rsidR="009E2584">
          <w:t>St</w:t>
        </w:r>
      </w:ins>
      <w:ins w:id="97" w:author="Christopher J. Patrick" w:date="2020-04-28T11:10:00Z">
        <w:r w:rsidR="009E2584">
          <w:t>ream flow</w:t>
        </w:r>
      </w:ins>
      <w:ins w:id="98" w:author="Christopher J. Patrick" w:date="2020-04-28T11:09:00Z">
        <w:r w:rsidR="009E2584">
          <w:t xml:space="preserve"> </w:t>
        </w:r>
      </w:ins>
      <w:r>
        <w:t xml:space="preserve">flashiness </w:t>
      </w:r>
      <w:del w:id="99" w:author="Christopher J. Patrick" w:date="2020-04-28T11:10:00Z">
        <w:r w:rsidDel="009E2584">
          <w:delText>varied from</w:delText>
        </w:r>
      </w:del>
      <w:ins w:id="100" w:author="Christopher J. Patrick" w:date="2020-04-28T11:10:00Z">
        <w:r w:rsidR="009E2584">
          <w:t>ranged from</w:t>
        </w:r>
      </w:ins>
      <w:r>
        <w:t xml:space="preserve"> 0.58 </w:t>
      </w:r>
      <w:ins w:id="101" w:author="Christopher J. Patrick" w:date="2020-04-28T11:10:00Z">
        <w:r w:rsidR="009E2584">
          <w:t xml:space="preserve">- </w:t>
        </w:r>
      </w:ins>
      <w:del w:id="102" w:author="Christopher J. Patrick" w:date="2020-04-28T11:10:00Z">
        <w:r w:rsidDel="009E2584">
          <w:delText xml:space="preserve">to </w:delText>
        </w:r>
      </w:del>
      <w:r>
        <w:t>1.34</w:t>
      </w:r>
      <w:ins w:id="103" w:author="Christopher J. Patrick" w:date="2020-04-28T11:10:00Z">
        <w:r w:rsidR="009E2584">
          <w:t xml:space="preserve"> (mean </w:t>
        </w:r>
      </w:ins>
      <w:del w:id="104" w:author="Christopher J. Patrick" w:date="2020-04-28T11:10:00Z">
        <w:r w:rsidDel="009E2584">
          <w:delText xml:space="preserve"> with an average of</w:delText>
        </w:r>
      </w:del>
      <w:r>
        <w:t xml:space="preserve"> 0.912 </w:t>
      </w:r>
      <w:ins w:id="105" w:author="Christopher J. Patrick" w:date="2020-04-28T11:10:00Z">
        <w:r w:rsidR="009E2584">
          <w:t xml:space="preserve">± </w:t>
        </w:r>
        <w:commentRangeStart w:id="106"/>
        <w:r w:rsidR="009E2584">
          <w:t>SD</w:t>
        </w:r>
      </w:ins>
      <w:commentRangeEnd w:id="106"/>
      <w:ins w:id="107" w:author="Christopher J. Patrick" w:date="2020-04-28T11:11:00Z">
        <w:r w:rsidR="009E2584">
          <w:rPr>
            <w:rStyle w:val="CommentReference"/>
          </w:rPr>
          <w:commentReference w:id="106"/>
        </w:r>
      </w:ins>
      <w:del w:id="108" w:author="Christopher J. Patrick" w:date="2020-04-28T11:10:00Z">
        <w:r w:rsidDel="009E2584">
          <w:delText xml:space="preserve">and standard deviation of </w:delText>
        </w:r>
      </w:del>
      <w:r>
        <w:t>0.20</w:t>
      </w:r>
      <w:ins w:id="109" w:author="Christopher J. Patrick" w:date="2020-04-28T11:10:00Z">
        <w:r w:rsidR="009E2584">
          <w:t>)</w:t>
        </w:r>
      </w:ins>
      <w:r>
        <w:t xml:space="preserve">. </w:t>
      </w:r>
      <w:commentRangeEnd w:id="95"/>
      <w:r w:rsidR="009E2584">
        <w:rPr>
          <w:rStyle w:val="CommentReference"/>
        </w:rPr>
        <w:commentReference w:id="95"/>
      </w:r>
      <w:r>
        <w:t>The HFPP ranged from 0.11 to 0.43 with an average of 0.255 and a standard deviation of 0.09. Two sites (Medio and Perdido) had a LFPP of 0.00, while the remaining sites ranged from 3.36 to 24.06 with an average value of 11.82 and a standard deviation of 7.70. The average daily flow ranged from 1.76 to 115.13 with an average of 33.24 and a standard deviation of 33.61.</w:t>
      </w:r>
    </w:p>
    <w:p w14:paraId="084EDAB4" w14:textId="77777777" w:rsidR="00A870E1" w:rsidRDefault="00A870E1" w:rsidP="00A7097F">
      <w:pPr>
        <w:spacing w:line="480" w:lineRule="auto"/>
        <w:contextualSpacing/>
        <w:rPr>
          <w:ins w:id="110" w:author="Christopher J. Patrick" w:date="2020-04-27T12:09:00Z"/>
          <w:i/>
          <w:iCs/>
        </w:rPr>
      </w:pPr>
    </w:p>
    <w:p w14:paraId="67ACC370" w14:textId="0E51B207" w:rsidR="00973B9C" w:rsidRDefault="00171020" w:rsidP="00A7097F">
      <w:pPr>
        <w:spacing w:line="480" w:lineRule="auto"/>
        <w:contextualSpacing/>
      </w:pPr>
      <w:r w:rsidRPr="00171020">
        <w:rPr>
          <w:i/>
          <w:iCs/>
        </w:rPr>
        <w:t>Community</w:t>
      </w:r>
      <w:del w:id="111" w:author="Christopher J. Patrick" w:date="2020-04-27T15:30:00Z">
        <w:r w:rsidRPr="00171020" w:rsidDel="00A870E1">
          <w:rPr>
            <w:i/>
            <w:iCs/>
          </w:rPr>
          <w:delText xml:space="preserve"> </w:delText>
        </w:r>
        <w:r w:rsidDel="00A870E1">
          <w:rPr>
            <w:i/>
            <w:iCs/>
          </w:rPr>
          <w:delText>Summary</w:delText>
        </w:r>
        <w:r w:rsidDel="00A870E1">
          <w:delText>:</w:delText>
        </w:r>
      </w:del>
      <w:del w:id="112" w:author="Christopher J. Patrick" w:date="2020-04-28T11:13:00Z">
        <w:r w:rsidDel="009E2584">
          <w:delText xml:space="preserve"> </w:delText>
        </w:r>
        <w:r w:rsidR="00273803" w:rsidRPr="00BE3457" w:rsidDel="009E2584">
          <w:delText>In total,</w:delText>
        </w:r>
      </w:del>
      <w:ins w:id="113" w:author="Christopher J. Patrick" w:date="2020-04-28T11:13:00Z">
        <w:r w:rsidR="009E2584">
          <w:t xml:space="preserve">: </w:t>
        </w:r>
      </w:ins>
      <w:ins w:id="114" w:author="Christopher J. Patrick" w:date="2020-04-28T11:14:00Z">
        <w:r w:rsidR="009E2584">
          <w:t>We</w:t>
        </w:r>
      </w:ins>
      <w:ins w:id="115" w:author="Christopher J. Patrick" w:date="2020-04-28T11:13:00Z">
        <w:r w:rsidR="009E2584">
          <w:t xml:space="preserve"> observed</w:t>
        </w:r>
      </w:ins>
      <w:r w:rsidR="00273803" w:rsidRPr="00BE3457">
        <w:rPr>
          <w:i/>
          <w:iCs/>
        </w:rPr>
        <w:t xml:space="preserve"> </w:t>
      </w:r>
      <w:r w:rsidR="00273803" w:rsidRPr="00BE3457">
        <w:t xml:space="preserve">18 fish species </w:t>
      </w:r>
      <w:del w:id="116" w:author="Christopher J. Patrick" w:date="2020-04-28T11:13:00Z">
        <w:r w:rsidR="00A7097F" w:rsidDel="009E2584">
          <w:delText>were identified within the</w:delText>
        </w:r>
      </w:del>
      <w:ins w:id="117" w:author="Christopher J. Patrick" w:date="2020-04-28T11:13:00Z">
        <w:r w:rsidR="009E2584">
          <w:t>among the surveyed sites</w:t>
        </w:r>
      </w:ins>
      <w:del w:id="118" w:author="Christopher J. Patrick" w:date="2020-04-28T11:13:00Z">
        <w:r w:rsidR="00A7097F" w:rsidDel="009E2584">
          <w:delText xml:space="preserve"> study region</w:delText>
        </w:r>
      </w:del>
      <w:r w:rsidR="00A7097F">
        <w:t xml:space="preserve">. </w:t>
      </w:r>
      <w:ins w:id="119" w:author="Christopher J. Patrick" w:date="2020-04-28T11:13:00Z">
        <w:r w:rsidR="009E2584">
          <w:t xml:space="preserve">  </w:t>
        </w:r>
      </w:ins>
      <w:ins w:id="120" w:author="Christopher J. Patrick" w:date="2020-04-28T11:39:00Z">
        <w:r w:rsidR="00C308E3" w:rsidRPr="00A7097F">
          <w:t xml:space="preserve">Fish </w:t>
        </w:r>
        <w:r w:rsidR="00C308E3">
          <w:t>that were common across the region included</w:t>
        </w:r>
        <w:r w:rsidR="00C308E3" w:rsidRPr="00A7097F">
          <w:t>, Red Shiner (</w:t>
        </w:r>
        <w:proofErr w:type="spellStart"/>
        <w:r w:rsidR="00C308E3" w:rsidRPr="00A7097F">
          <w:rPr>
            <w:i/>
            <w:iCs/>
          </w:rPr>
          <w:t>Cyprinella</w:t>
        </w:r>
        <w:proofErr w:type="spellEnd"/>
        <w:r w:rsidR="00C308E3" w:rsidRPr="00A7097F">
          <w:rPr>
            <w:i/>
            <w:iCs/>
          </w:rPr>
          <w:t xml:space="preserve"> </w:t>
        </w:r>
        <w:proofErr w:type="spellStart"/>
        <w:r w:rsidR="00C308E3" w:rsidRPr="00A7097F">
          <w:rPr>
            <w:i/>
            <w:iCs/>
          </w:rPr>
          <w:t>lutrensis</w:t>
        </w:r>
        <w:proofErr w:type="spellEnd"/>
        <w:r w:rsidR="00C308E3" w:rsidRPr="00A7097F">
          <w:t>), Western Mosquitofish (</w:t>
        </w:r>
        <w:r w:rsidR="00C308E3" w:rsidRPr="00A7097F">
          <w:rPr>
            <w:i/>
            <w:iCs/>
          </w:rPr>
          <w:t xml:space="preserve">Gambusia </w:t>
        </w:r>
        <w:proofErr w:type="spellStart"/>
        <w:r w:rsidR="00C308E3" w:rsidRPr="00A7097F">
          <w:rPr>
            <w:i/>
            <w:iCs/>
          </w:rPr>
          <w:t>affinis</w:t>
        </w:r>
        <w:proofErr w:type="spellEnd"/>
        <w:r w:rsidR="00C308E3" w:rsidRPr="00A7097F">
          <w:t xml:space="preserve">), </w:t>
        </w:r>
        <w:proofErr w:type="spellStart"/>
        <w:r w:rsidR="00C308E3" w:rsidRPr="00A7097F">
          <w:t>Longear</w:t>
        </w:r>
        <w:proofErr w:type="spellEnd"/>
        <w:r w:rsidR="00C308E3" w:rsidRPr="00A7097F">
          <w:t xml:space="preserve"> Sunfish (</w:t>
        </w:r>
        <w:proofErr w:type="spellStart"/>
        <w:r w:rsidR="00C308E3" w:rsidRPr="00A7097F">
          <w:rPr>
            <w:i/>
            <w:iCs/>
          </w:rPr>
          <w:t>Lepomis</w:t>
        </w:r>
        <w:proofErr w:type="spellEnd"/>
        <w:r w:rsidR="00C308E3" w:rsidRPr="00A7097F">
          <w:rPr>
            <w:i/>
            <w:iCs/>
          </w:rPr>
          <w:t xml:space="preserve"> </w:t>
        </w:r>
        <w:proofErr w:type="spellStart"/>
        <w:r w:rsidR="00C308E3" w:rsidRPr="00A7097F">
          <w:rPr>
            <w:i/>
            <w:iCs/>
          </w:rPr>
          <w:t>megalotis</w:t>
        </w:r>
        <w:proofErr w:type="spellEnd"/>
        <w:r w:rsidR="00C308E3" w:rsidRPr="00A7097F">
          <w:t>), and Bullhead minnow (</w:t>
        </w:r>
        <w:proofErr w:type="spellStart"/>
        <w:r w:rsidR="00C308E3" w:rsidRPr="00A7097F">
          <w:rPr>
            <w:i/>
            <w:iCs/>
          </w:rPr>
          <w:t>Pimephales</w:t>
        </w:r>
        <w:proofErr w:type="spellEnd"/>
        <w:r w:rsidR="00C308E3" w:rsidRPr="00A7097F">
          <w:rPr>
            <w:i/>
            <w:iCs/>
          </w:rPr>
          <w:t xml:space="preserve"> </w:t>
        </w:r>
        <w:proofErr w:type="spellStart"/>
        <w:r w:rsidR="00C308E3" w:rsidRPr="00A7097F">
          <w:rPr>
            <w:i/>
            <w:iCs/>
          </w:rPr>
          <w:t>vigilax</w:t>
        </w:r>
        <w:proofErr w:type="spellEnd"/>
        <w:r w:rsidR="00C308E3" w:rsidRPr="00A7097F">
          <w:t>).</w:t>
        </w:r>
        <w:r w:rsidR="00C308E3">
          <w:t xml:space="preserve">  Fish composition also </w:t>
        </w:r>
      </w:ins>
      <w:ins w:id="121" w:author="Christopher J. Patrick" w:date="2020-04-28T11:40:00Z">
        <w:r w:rsidR="00C308E3">
          <w:t xml:space="preserve">shifted moving along the region from the semi-arid to mesic to sub-humid sites.  Semi-arid and mesic sites to the west were home to </w:t>
        </w:r>
      </w:ins>
      <w:ins w:id="122" w:author="Christopher J. Patrick" w:date="2020-04-28T11:41:00Z">
        <w:r w:rsidR="00C308E3" w:rsidRPr="00A7097F">
          <w:t>Sailfin molly (</w:t>
        </w:r>
        <w:proofErr w:type="spellStart"/>
        <w:r w:rsidR="00C308E3" w:rsidRPr="00A7097F">
          <w:rPr>
            <w:i/>
            <w:iCs/>
          </w:rPr>
          <w:t>Poecilia</w:t>
        </w:r>
        <w:proofErr w:type="spellEnd"/>
        <w:r w:rsidR="00C308E3" w:rsidRPr="00A7097F">
          <w:rPr>
            <w:i/>
            <w:iCs/>
          </w:rPr>
          <w:t xml:space="preserve"> </w:t>
        </w:r>
        <w:proofErr w:type="spellStart"/>
        <w:r w:rsidR="00C308E3" w:rsidRPr="00A7097F">
          <w:rPr>
            <w:i/>
            <w:iCs/>
          </w:rPr>
          <w:t>latipinna</w:t>
        </w:r>
        <w:proofErr w:type="spellEnd"/>
        <w:r w:rsidR="00C308E3" w:rsidRPr="00A7097F">
          <w:t>)</w:t>
        </w:r>
        <w:r w:rsidR="00C308E3">
          <w:t xml:space="preserve">, </w:t>
        </w:r>
        <w:r w:rsidR="00C308E3" w:rsidRPr="00A7097F">
          <w:t>Rio Grande cichlid (</w:t>
        </w:r>
        <w:proofErr w:type="spellStart"/>
        <w:r w:rsidR="00C308E3" w:rsidRPr="00A7097F">
          <w:rPr>
            <w:i/>
            <w:iCs/>
          </w:rPr>
          <w:t>Herichthys</w:t>
        </w:r>
        <w:proofErr w:type="spellEnd"/>
        <w:r w:rsidR="00C308E3" w:rsidRPr="00A7097F">
          <w:rPr>
            <w:i/>
            <w:iCs/>
          </w:rPr>
          <w:t xml:space="preserve"> </w:t>
        </w:r>
        <w:proofErr w:type="spellStart"/>
        <w:r w:rsidR="00C308E3" w:rsidRPr="00A7097F">
          <w:rPr>
            <w:i/>
            <w:iCs/>
          </w:rPr>
          <w:lastRenderedPageBreak/>
          <w:t>cyanoguttatus</w:t>
        </w:r>
        <w:proofErr w:type="spellEnd"/>
        <w:r w:rsidR="00C308E3" w:rsidRPr="00A7097F">
          <w:t>)</w:t>
        </w:r>
        <w:r w:rsidR="00C308E3">
          <w:t>,</w:t>
        </w:r>
        <w:r w:rsidR="00C308E3" w:rsidRPr="00A7097F">
          <w:t xml:space="preserve"> and slough darter (</w:t>
        </w:r>
        <w:proofErr w:type="spellStart"/>
        <w:r w:rsidR="00C308E3" w:rsidRPr="00A7097F">
          <w:rPr>
            <w:i/>
            <w:iCs/>
          </w:rPr>
          <w:t>Etheostoma</w:t>
        </w:r>
        <w:proofErr w:type="spellEnd"/>
        <w:r w:rsidR="00C308E3" w:rsidRPr="00A7097F">
          <w:rPr>
            <w:i/>
            <w:iCs/>
          </w:rPr>
          <w:t xml:space="preserve"> gracile</w:t>
        </w:r>
        <w:r w:rsidR="00C308E3" w:rsidRPr="00A7097F">
          <w:t>).</w:t>
        </w:r>
        <w:r w:rsidR="00C308E3">
          <w:t xml:space="preserve">  Whereas the more eastern and sub-humid sites were characteri</w:t>
        </w:r>
      </w:ins>
      <w:ins w:id="123" w:author="Christopher J. Patrick" w:date="2020-04-28T11:42:00Z">
        <w:r w:rsidR="00C308E3">
          <w:t>zed by a greater diversity of centrarchids (</w:t>
        </w:r>
        <w:r w:rsidR="00C308E3" w:rsidRPr="00A7097F">
          <w:t>green sunfish (</w:t>
        </w:r>
        <w:proofErr w:type="spellStart"/>
        <w:r w:rsidR="00C308E3" w:rsidRPr="00A7097F">
          <w:rPr>
            <w:i/>
            <w:iCs/>
          </w:rPr>
          <w:t>Lepomis</w:t>
        </w:r>
        <w:proofErr w:type="spellEnd"/>
        <w:r w:rsidR="00C308E3" w:rsidRPr="00A7097F">
          <w:rPr>
            <w:i/>
            <w:iCs/>
          </w:rPr>
          <w:t xml:space="preserve"> </w:t>
        </w:r>
        <w:proofErr w:type="spellStart"/>
        <w:r w:rsidR="00C308E3" w:rsidRPr="00A7097F">
          <w:rPr>
            <w:i/>
            <w:iCs/>
          </w:rPr>
          <w:t>cyanellus</w:t>
        </w:r>
        <w:proofErr w:type="spellEnd"/>
        <w:r w:rsidR="00C308E3" w:rsidRPr="00A7097F">
          <w:t>), warmouth sunfish (</w:t>
        </w:r>
        <w:proofErr w:type="spellStart"/>
        <w:r w:rsidR="00C308E3" w:rsidRPr="00A7097F">
          <w:rPr>
            <w:i/>
            <w:iCs/>
          </w:rPr>
          <w:t>Lepomis</w:t>
        </w:r>
        <w:proofErr w:type="spellEnd"/>
        <w:r w:rsidR="00C308E3" w:rsidRPr="00A7097F">
          <w:rPr>
            <w:i/>
            <w:iCs/>
          </w:rPr>
          <w:t xml:space="preserve"> </w:t>
        </w:r>
        <w:proofErr w:type="spellStart"/>
        <w:r w:rsidR="00C308E3" w:rsidRPr="00A7097F">
          <w:rPr>
            <w:i/>
            <w:iCs/>
          </w:rPr>
          <w:t>gulosus</w:t>
        </w:r>
        <w:proofErr w:type="spellEnd"/>
        <w:r w:rsidR="00C308E3" w:rsidRPr="00A7097F">
          <w:t>), bluegill sunfish (</w:t>
        </w:r>
        <w:proofErr w:type="spellStart"/>
        <w:r w:rsidR="00C308E3" w:rsidRPr="00A7097F">
          <w:rPr>
            <w:i/>
            <w:iCs/>
          </w:rPr>
          <w:t>Lepomis</w:t>
        </w:r>
        <w:proofErr w:type="spellEnd"/>
        <w:r w:rsidR="00C308E3" w:rsidRPr="00A7097F">
          <w:rPr>
            <w:i/>
            <w:iCs/>
          </w:rPr>
          <w:t xml:space="preserve"> </w:t>
        </w:r>
        <w:proofErr w:type="spellStart"/>
        <w:r w:rsidR="00C308E3" w:rsidRPr="00A7097F">
          <w:rPr>
            <w:i/>
            <w:iCs/>
          </w:rPr>
          <w:t>macrochirus</w:t>
        </w:r>
        <w:proofErr w:type="spellEnd"/>
        <w:r w:rsidR="00C308E3" w:rsidRPr="00A7097F">
          <w:t>), dollar sunfish (</w:t>
        </w:r>
        <w:proofErr w:type="spellStart"/>
        <w:r w:rsidR="00C308E3" w:rsidRPr="00A7097F">
          <w:rPr>
            <w:i/>
            <w:iCs/>
          </w:rPr>
          <w:t>Lepomis</w:t>
        </w:r>
        <w:proofErr w:type="spellEnd"/>
        <w:r w:rsidR="00C308E3" w:rsidRPr="00A7097F">
          <w:rPr>
            <w:i/>
            <w:iCs/>
          </w:rPr>
          <w:t xml:space="preserve"> </w:t>
        </w:r>
        <w:proofErr w:type="spellStart"/>
        <w:r w:rsidR="00C308E3" w:rsidRPr="00A7097F">
          <w:rPr>
            <w:i/>
            <w:iCs/>
          </w:rPr>
          <w:t>marginatus</w:t>
        </w:r>
        <w:proofErr w:type="spellEnd"/>
        <w:r w:rsidR="00C308E3" w:rsidRPr="00A7097F">
          <w:t>)</w:t>
        </w:r>
        <w:r w:rsidR="00C308E3">
          <w:t xml:space="preserve">, </w:t>
        </w:r>
        <w:r w:rsidR="00C308E3" w:rsidRPr="00A7097F">
          <w:t>redbreast sunfish (</w:t>
        </w:r>
        <w:proofErr w:type="spellStart"/>
        <w:r w:rsidR="00C308E3" w:rsidRPr="00A7097F">
          <w:t>Lepomis</w:t>
        </w:r>
        <w:proofErr w:type="spellEnd"/>
        <w:r w:rsidR="00C308E3" w:rsidRPr="00A7097F">
          <w:t xml:space="preserve"> </w:t>
        </w:r>
        <w:proofErr w:type="spellStart"/>
        <w:r w:rsidR="00C308E3" w:rsidRPr="00A7097F">
          <w:t>auritus</w:t>
        </w:r>
        <w:proofErr w:type="spellEnd"/>
        <w:r w:rsidR="00C308E3" w:rsidRPr="00A7097F">
          <w:t xml:space="preserve">), and </w:t>
        </w:r>
        <w:proofErr w:type="spellStart"/>
        <w:r w:rsidR="00C308E3" w:rsidRPr="00A7097F">
          <w:t>orangespotted</w:t>
        </w:r>
        <w:proofErr w:type="spellEnd"/>
        <w:r w:rsidR="00C308E3" w:rsidRPr="00A7097F">
          <w:t xml:space="preserve"> sunfish (</w:t>
        </w:r>
        <w:proofErr w:type="spellStart"/>
        <w:r w:rsidR="00C308E3" w:rsidRPr="00A7097F">
          <w:rPr>
            <w:i/>
            <w:iCs/>
          </w:rPr>
          <w:t>Lepomis</w:t>
        </w:r>
        <w:proofErr w:type="spellEnd"/>
        <w:r w:rsidR="00C308E3" w:rsidRPr="00A7097F">
          <w:rPr>
            <w:i/>
            <w:iCs/>
          </w:rPr>
          <w:t xml:space="preserve"> humilis</w:t>
        </w:r>
        <w:r w:rsidR="00C308E3" w:rsidRPr="00A7097F">
          <w:t>)</w:t>
        </w:r>
        <w:r w:rsidR="00C308E3">
          <w:t>)</w:t>
        </w:r>
      </w:ins>
      <w:ins w:id="124" w:author="Christopher J. Patrick" w:date="2020-04-28T11:43:00Z">
        <w:r w:rsidR="00C308E3">
          <w:t xml:space="preserve">.  </w:t>
        </w:r>
      </w:ins>
      <w:ins w:id="125" w:author="Christopher J. Patrick" w:date="2020-04-28T11:13:00Z">
        <w:r w:rsidR="009E2584">
          <w:t>Within sites</w:t>
        </w:r>
      </w:ins>
      <w:ins w:id="126" w:author="Christopher J. Patrick" w:date="2020-04-28T11:14:00Z">
        <w:r w:rsidR="009E2584">
          <w:t xml:space="preserve"> </w:t>
        </w:r>
      </w:ins>
      <w:del w:id="127" w:author="Christopher J. Patrick" w:date="2020-04-28T11:14:00Z">
        <w:r w:rsidR="00A7097F" w:rsidDel="009E2584">
          <w:delText xml:space="preserve">From West to East, fish </w:delText>
        </w:r>
      </w:del>
      <w:r w:rsidR="00A7097F">
        <w:t xml:space="preserve">Shannon </w:t>
      </w:r>
      <w:del w:id="128" w:author="Christopher J. Patrick" w:date="2020-04-28T11:14:00Z">
        <w:r w:rsidR="00A7097F" w:rsidDel="009E2584">
          <w:delText>index increases from 0.64 - 1.81 with an average of</w:delText>
        </w:r>
      </w:del>
      <w:ins w:id="129" w:author="Christopher J. Patrick" w:date="2020-04-28T11:14:00Z">
        <w:r w:rsidR="009E2584">
          <w:t>diversity was</w:t>
        </w:r>
      </w:ins>
      <w:r w:rsidR="00A7097F">
        <w:t xml:space="preserve"> </w:t>
      </w:r>
      <w:ins w:id="130" w:author="Christopher J. Patrick" w:date="2020-04-28T11:14:00Z">
        <w:r w:rsidR="009E2584">
          <w:t xml:space="preserve">an average of </w:t>
        </w:r>
      </w:ins>
      <w:r w:rsidR="00A7097F">
        <w:t xml:space="preserve">1.26 </w:t>
      </w:r>
      <w:ins w:id="131" w:author="Christopher J. Patrick" w:date="2020-04-28T11:15:00Z">
        <w:r w:rsidR="009E2584">
          <w:t xml:space="preserve">± </w:t>
        </w:r>
      </w:ins>
      <w:del w:id="132" w:author="Christopher J. Patrick" w:date="2020-04-28T11:15:00Z">
        <w:r w:rsidR="00A7097F" w:rsidDel="009E2584">
          <w:delText xml:space="preserve">and a standard deviation of </w:delText>
        </w:r>
      </w:del>
      <w:ins w:id="133" w:author="Christopher J. Patrick" w:date="2020-04-28T11:24:00Z">
        <w:r w:rsidR="00FA3170">
          <w:t xml:space="preserve">SD </w:t>
        </w:r>
      </w:ins>
      <w:r w:rsidR="00A7097F">
        <w:t>0.4</w:t>
      </w:r>
      <w:ins w:id="134" w:author="Christopher J. Patrick" w:date="2020-04-28T11:24:00Z">
        <w:r w:rsidR="00FA3170">
          <w:t xml:space="preserve">, </w:t>
        </w:r>
      </w:ins>
      <w:del w:id="135" w:author="Christopher J. Patrick" w:date="2020-04-28T11:24:00Z">
        <w:r w:rsidR="00A7097F" w:rsidDel="00FA3170">
          <w:delText>5</w:delText>
        </w:r>
      </w:del>
      <w:ins w:id="136" w:author="Christopher J. Patrick" w:date="2020-04-28T11:15:00Z">
        <w:r w:rsidR="009E2584">
          <w:t xml:space="preserve">richness </w:t>
        </w:r>
      </w:ins>
      <w:ins w:id="137" w:author="Christopher J. Patrick" w:date="2020-04-28T11:24:00Z">
        <w:r w:rsidR="00FA3170">
          <w:t xml:space="preserve">had a mean of </w:t>
        </w:r>
      </w:ins>
      <w:ins w:id="138" w:author="Christopher J. Patrick" w:date="2020-04-28T11:15:00Z">
        <w:r w:rsidR="009E2584">
          <w:t xml:space="preserve"> </w:t>
        </w:r>
      </w:ins>
      <w:del w:id="139" w:author="Christopher J. Patrick" w:date="2020-04-28T11:15:00Z">
        <w:r w:rsidR="00A7097F" w:rsidDel="009E2584">
          <w:delText xml:space="preserve">. From West to East, fish species richness increases from 2 - 7 species with an average of </w:delText>
        </w:r>
      </w:del>
      <w:r w:rsidR="00A7097F">
        <w:t xml:space="preserve">5.7 </w:t>
      </w:r>
      <w:ins w:id="140" w:author="Christopher J. Patrick" w:date="2020-04-28T11:25:00Z">
        <w:r w:rsidR="00FA3170">
          <w:t xml:space="preserve">± SD </w:t>
        </w:r>
      </w:ins>
      <w:del w:id="141" w:author="Christopher J. Patrick" w:date="2020-04-28T11:06:00Z">
        <w:r w:rsidR="00A7097F" w:rsidDel="00FC3ED8">
          <w:delText>amd</w:delText>
        </w:r>
      </w:del>
      <w:del w:id="142" w:author="Christopher J. Patrick" w:date="2020-04-28T11:25:00Z">
        <w:r w:rsidR="00A7097F" w:rsidDel="00FA3170">
          <w:delText xml:space="preserve"> a standard deviation of </w:delText>
        </w:r>
      </w:del>
      <w:r w:rsidR="00A7097F">
        <w:t>2.21</w:t>
      </w:r>
      <w:ins w:id="143" w:author="Christopher J. Patrick" w:date="2020-04-28T11:25:00Z">
        <w:r w:rsidR="00FA3170">
          <w:t xml:space="preserve">, and rarified richness a mean of </w:t>
        </w:r>
      </w:ins>
      <w:del w:id="144" w:author="Christopher J. Patrick" w:date="2020-04-28T11:25:00Z">
        <w:r w:rsidR="00A7097F" w:rsidDel="00FA3170">
          <w:delText xml:space="preserve">. Fish species rarified richness increases from 2.09 - 5.48 species with an average of </w:delText>
        </w:r>
      </w:del>
      <w:r w:rsidR="00A7097F">
        <w:t xml:space="preserve">4.07 </w:t>
      </w:r>
      <w:ins w:id="145" w:author="Christopher J. Patrick" w:date="2020-04-28T11:25:00Z">
        <w:r w:rsidR="00FA3170">
          <w:t xml:space="preserve">± SD </w:t>
        </w:r>
      </w:ins>
      <w:del w:id="146" w:author="Christopher J. Patrick" w:date="2020-04-28T11:25:00Z">
        <w:r w:rsidR="00A7097F" w:rsidDel="00FA3170">
          <w:delText xml:space="preserve">and a standard deviation of </w:delText>
        </w:r>
      </w:del>
      <w:r w:rsidR="00A7097F">
        <w:t>1.44</w:t>
      </w:r>
      <w:r w:rsidR="00EF2C39">
        <w:t xml:space="preserve"> (Table 3)</w:t>
      </w:r>
      <w:r w:rsidR="00A7097F">
        <w:t xml:space="preserve">. </w:t>
      </w:r>
    </w:p>
    <w:p w14:paraId="20EDB982" w14:textId="383D718A" w:rsidR="00E2354C" w:rsidDel="00C308E3" w:rsidRDefault="00973B9C" w:rsidP="00A7097F">
      <w:pPr>
        <w:spacing w:line="480" w:lineRule="auto"/>
        <w:contextualSpacing/>
        <w:rPr>
          <w:del w:id="147" w:author="Christopher J. Patrick" w:date="2020-04-28T11:43:00Z"/>
        </w:rPr>
      </w:pPr>
      <w:commentRangeStart w:id="148"/>
      <w:commentRangeStart w:id="149"/>
      <w:del w:id="150" w:author="Christopher J. Patrick" w:date="2020-04-28T11:43:00Z">
        <w:r w:rsidRPr="00FA3170" w:rsidDel="00C308E3">
          <w:rPr>
            <w:strike/>
            <w:rPrChange w:id="151" w:author="Christopher J. Patrick" w:date="2020-04-28T11:33:00Z">
              <w:rPr/>
            </w:rPrChange>
          </w:rPr>
          <w:delText>Fish community abundances are found in Table 4 and are summarized as follows</w:delText>
        </w:r>
        <w:commentRangeEnd w:id="148"/>
        <w:r w:rsidR="00FA3170" w:rsidDel="00C308E3">
          <w:rPr>
            <w:rStyle w:val="CommentReference"/>
          </w:rPr>
          <w:commentReference w:id="148"/>
        </w:r>
        <w:r w:rsidRPr="00FA3170" w:rsidDel="00C308E3">
          <w:rPr>
            <w:strike/>
            <w:rPrChange w:id="152" w:author="Christopher J. Patrick" w:date="2020-04-28T11:33:00Z">
              <w:rPr/>
            </w:rPrChange>
          </w:rPr>
          <w:delText>.</w:delText>
        </w:r>
        <w:commentRangeEnd w:id="149"/>
        <w:r w:rsidR="00284BED" w:rsidRPr="00FA3170" w:rsidDel="00C308E3">
          <w:rPr>
            <w:rStyle w:val="CommentReference"/>
            <w:strike/>
            <w:rPrChange w:id="153" w:author="Christopher J. Patrick" w:date="2020-04-28T11:33:00Z">
              <w:rPr>
                <w:rStyle w:val="CommentReference"/>
              </w:rPr>
            </w:rPrChange>
          </w:rPr>
          <w:commentReference w:id="149"/>
        </w:r>
      </w:del>
      <w:del w:id="154" w:author="Christopher J. Patrick" w:date="2020-04-28T11:39:00Z">
        <w:r w:rsidRPr="00FA3170" w:rsidDel="00C308E3">
          <w:rPr>
            <w:strike/>
            <w:rPrChange w:id="155" w:author="Christopher J. Patrick" w:date="2020-04-28T11:33:00Z">
              <w:rPr/>
            </w:rPrChange>
          </w:rPr>
          <w:delText xml:space="preserve"> </w:delText>
        </w:r>
        <w:r w:rsidR="00A7097F" w:rsidRPr="00A7097F" w:rsidDel="00C308E3">
          <w:delText xml:space="preserve">Fish </w:delText>
        </w:r>
      </w:del>
      <w:del w:id="156" w:author="Christopher J. Patrick" w:date="2020-04-28T11:34:00Z">
        <w:r w:rsidR="00A7097F" w:rsidRPr="00A7097F" w:rsidDel="00C308E3">
          <w:delText>species found throughout the study region include</w:delText>
        </w:r>
      </w:del>
      <w:del w:id="157" w:author="Christopher J. Patrick" w:date="2020-04-28T11:39:00Z">
        <w:r w:rsidR="00A7097F" w:rsidRPr="00A7097F" w:rsidDel="00C308E3">
          <w:delText>, Red Shiner (</w:delText>
        </w:r>
        <w:r w:rsidR="00A7097F" w:rsidRPr="00A7097F" w:rsidDel="00C308E3">
          <w:rPr>
            <w:i/>
            <w:iCs/>
          </w:rPr>
          <w:delText>Cyprinella lutrensis</w:delText>
        </w:r>
        <w:r w:rsidR="00A7097F" w:rsidRPr="00A7097F" w:rsidDel="00C308E3">
          <w:delText>), Western Mosquitofish (</w:delText>
        </w:r>
        <w:r w:rsidR="00A7097F" w:rsidRPr="00A7097F" w:rsidDel="00C308E3">
          <w:rPr>
            <w:i/>
            <w:iCs/>
          </w:rPr>
          <w:delText>Gambusia affinis</w:delText>
        </w:r>
        <w:r w:rsidR="00A7097F" w:rsidRPr="00A7097F" w:rsidDel="00C308E3">
          <w:delText>), Longear Sunfish (</w:delText>
        </w:r>
        <w:r w:rsidR="00A7097F" w:rsidRPr="00A7097F" w:rsidDel="00C308E3">
          <w:rPr>
            <w:i/>
            <w:iCs/>
          </w:rPr>
          <w:delText>Lepomis megalotis</w:delText>
        </w:r>
        <w:r w:rsidR="00A7097F" w:rsidRPr="00A7097F" w:rsidDel="00C308E3">
          <w:delText>), and Bullhead minnow (</w:delText>
        </w:r>
        <w:r w:rsidR="00A7097F" w:rsidRPr="00A7097F" w:rsidDel="00C308E3">
          <w:rPr>
            <w:i/>
            <w:iCs/>
          </w:rPr>
          <w:delText>Pimephales vigilax</w:delText>
        </w:r>
        <w:r w:rsidR="00A7097F" w:rsidRPr="00A7097F" w:rsidDel="00C308E3">
          <w:delText>).</w:delText>
        </w:r>
      </w:del>
      <w:del w:id="158" w:author="Christopher J. Patrick" w:date="2020-04-28T11:36:00Z">
        <w:r w:rsidR="00A7097F" w:rsidDel="00C308E3">
          <w:delText xml:space="preserve"> </w:delText>
        </w:r>
      </w:del>
      <w:del w:id="159" w:author="Christopher J. Patrick" w:date="2020-04-28T11:43:00Z">
        <w:r w:rsidR="00A7097F" w:rsidRPr="00A7097F" w:rsidDel="00C308E3">
          <w:delText>Sailfin molly (</w:delText>
        </w:r>
        <w:r w:rsidR="00A7097F" w:rsidRPr="00A7097F" w:rsidDel="00C308E3">
          <w:rPr>
            <w:i/>
            <w:iCs/>
          </w:rPr>
          <w:delText>Poecilia latipinna</w:delText>
        </w:r>
        <w:r w:rsidR="00A7097F" w:rsidRPr="00A7097F" w:rsidDel="00C308E3">
          <w:delText>) was found only in Western (semi-arid) sites.</w:delText>
        </w:r>
        <w:r w:rsidR="00A7097F" w:rsidDel="00C308E3">
          <w:delText xml:space="preserve">  </w:delText>
        </w:r>
        <w:r w:rsidR="00A7097F" w:rsidRPr="00A7097F" w:rsidDel="00C308E3">
          <w:delText>Several fish species were found only in mesic sites including Rio Grande cichlid (</w:delText>
        </w:r>
        <w:r w:rsidR="00A7097F" w:rsidRPr="00A7097F" w:rsidDel="00C308E3">
          <w:rPr>
            <w:i/>
            <w:iCs/>
          </w:rPr>
          <w:delText>Herichthys cyanoguttatus</w:delText>
        </w:r>
        <w:r w:rsidR="00A7097F" w:rsidRPr="00A7097F" w:rsidDel="00C308E3">
          <w:delText>) and slough darter (</w:delText>
        </w:r>
        <w:r w:rsidR="00A7097F" w:rsidRPr="00A7097F" w:rsidDel="00C308E3">
          <w:rPr>
            <w:i/>
            <w:iCs/>
          </w:rPr>
          <w:delText>Etheostoma gracile</w:delText>
        </w:r>
        <w:r w:rsidR="00A7097F" w:rsidRPr="00A7097F" w:rsidDel="00C308E3">
          <w:delText>).</w:delText>
        </w:r>
        <w:r w:rsidR="00A7097F" w:rsidDel="00C308E3">
          <w:delText xml:space="preserve"> </w:delText>
        </w:r>
        <w:r w:rsidR="00A7097F" w:rsidRPr="00A7097F" w:rsidDel="00C308E3">
          <w:delText>Fish species found throughout the central and Eastern sites (mesic and sub-humid) include blackstripe topminnow (Fundulus notatus), green sunfish (</w:delText>
        </w:r>
        <w:r w:rsidR="00A7097F" w:rsidRPr="00A7097F" w:rsidDel="00C308E3">
          <w:rPr>
            <w:i/>
            <w:iCs/>
          </w:rPr>
          <w:delText>Lepomis cyanellus</w:delText>
        </w:r>
        <w:r w:rsidR="00A7097F" w:rsidRPr="00A7097F" w:rsidDel="00C308E3">
          <w:delText>), warmouth sunfish (</w:delText>
        </w:r>
        <w:r w:rsidR="00A7097F" w:rsidRPr="00A7097F" w:rsidDel="00C308E3">
          <w:rPr>
            <w:i/>
            <w:iCs/>
          </w:rPr>
          <w:delText>Lepomis gulosus</w:delText>
        </w:r>
        <w:r w:rsidR="00A7097F" w:rsidRPr="00A7097F" w:rsidDel="00C308E3">
          <w:delText>), bluegill sunfish (</w:delText>
        </w:r>
        <w:r w:rsidR="00A7097F" w:rsidRPr="00A7097F" w:rsidDel="00C308E3">
          <w:rPr>
            <w:i/>
            <w:iCs/>
          </w:rPr>
          <w:delText>Lepomis macrochirus</w:delText>
        </w:r>
        <w:r w:rsidR="00A7097F" w:rsidRPr="00A7097F" w:rsidDel="00C308E3">
          <w:delText>), and dollar sunfish (</w:delText>
        </w:r>
        <w:r w:rsidR="00A7097F" w:rsidRPr="00A7097F" w:rsidDel="00C308E3">
          <w:rPr>
            <w:i/>
            <w:iCs/>
          </w:rPr>
          <w:delText>Lepomis marginatus</w:delText>
        </w:r>
        <w:r w:rsidR="00A7097F" w:rsidRPr="00A7097F" w:rsidDel="00C308E3">
          <w:delText>).</w:delText>
        </w:r>
        <w:r w:rsidR="00A7097F" w:rsidDel="00C308E3">
          <w:delText xml:space="preserve"> </w:delText>
        </w:r>
        <w:r w:rsidR="00A7097F" w:rsidRPr="00A7097F" w:rsidDel="00C308E3">
          <w:delText>Fish species found only in the Eastern (sub-humid) sites include black bullhead (</w:delText>
        </w:r>
        <w:r w:rsidR="00A7097F" w:rsidRPr="00A7097F" w:rsidDel="00C308E3">
          <w:rPr>
            <w:i/>
            <w:iCs/>
          </w:rPr>
          <w:delText>Ameiurus melas</w:delText>
        </w:r>
        <w:r w:rsidR="00A7097F" w:rsidRPr="00A7097F" w:rsidDel="00C308E3">
          <w:delText>), American eel (</w:delText>
        </w:r>
        <w:r w:rsidR="00A7097F" w:rsidRPr="00A7097F" w:rsidDel="00C308E3">
          <w:rPr>
            <w:i/>
            <w:iCs/>
          </w:rPr>
          <w:delText>Anguilla rostrata</w:delText>
        </w:r>
        <w:r w:rsidR="00A7097F" w:rsidRPr="00A7097F" w:rsidDel="00C308E3">
          <w:delText>), blacktail shiner (</w:delText>
        </w:r>
        <w:r w:rsidR="00A7097F" w:rsidRPr="00A7097F" w:rsidDel="00C308E3">
          <w:rPr>
            <w:i/>
            <w:iCs/>
          </w:rPr>
          <w:delText>Cyprinella venusta</w:delText>
        </w:r>
        <w:r w:rsidR="00A7097F" w:rsidRPr="00A7097F" w:rsidDel="00C308E3">
          <w:delText>), redbreast sunfish (Lepomis auritus), and orangespotted sunfish (</w:delText>
        </w:r>
        <w:r w:rsidR="00A7097F" w:rsidRPr="00A7097F" w:rsidDel="00C308E3">
          <w:rPr>
            <w:i/>
            <w:iCs/>
          </w:rPr>
          <w:delText>Lepomis humilis</w:delText>
        </w:r>
        <w:r w:rsidR="00A7097F" w:rsidRPr="00A7097F" w:rsidDel="00C308E3">
          <w:delText>)</w:delText>
        </w:r>
        <w:r w:rsidR="00EF2C39" w:rsidDel="00C308E3">
          <w:delText xml:space="preserve"> (Table 4).</w:delText>
        </w:r>
      </w:del>
    </w:p>
    <w:p w14:paraId="27F4AAEA" w14:textId="7D14340D" w:rsidR="00C308E3" w:rsidRPr="00B318D1" w:rsidRDefault="00171020" w:rsidP="00A870E1">
      <w:pPr>
        <w:spacing w:line="480" w:lineRule="auto"/>
        <w:ind w:firstLine="720"/>
        <w:contextualSpacing/>
        <w:rPr>
          <w:ins w:id="160" w:author="Christopher J. Patrick" w:date="2020-04-28T11:44:00Z"/>
        </w:rPr>
      </w:pPr>
      <w:r>
        <w:lastRenderedPageBreak/>
        <w:t xml:space="preserve">A total of 94 invertebrate genera were identified </w:t>
      </w:r>
      <w:del w:id="161" w:author="Christopher J. Patrick" w:date="2020-04-28T11:44:00Z">
        <w:r w:rsidDel="00C308E3">
          <w:delText xml:space="preserve">within </w:delText>
        </w:r>
      </w:del>
      <w:ins w:id="162" w:author="Christopher J. Patrick" w:date="2020-04-28T11:44:00Z">
        <w:r w:rsidR="00C308E3">
          <w:t xml:space="preserve">among </w:t>
        </w:r>
      </w:ins>
      <w:r>
        <w:t xml:space="preserve">the study </w:t>
      </w:r>
      <w:del w:id="163" w:author="Christopher J. Patrick" w:date="2020-04-28T11:44:00Z">
        <w:r w:rsidDel="00C308E3">
          <w:delText>region</w:delText>
        </w:r>
      </w:del>
      <w:ins w:id="164" w:author="Christopher J. Patrick" w:date="2020-04-28T11:44:00Z">
        <w:r w:rsidR="00C308E3">
          <w:t>sites</w:t>
        </w:r>
      </w:ins>
      <w:r>
        <w:t xml:space="preserve">. </w:t>
      </w:r>
      <w:ins w:id="165" w:author="Christopher J. Patrick" w:date="2020-04-28T11:46:00Z">
        <w:r w:rsidR="00B318D1">
          <w:t xml:space="preserve">  </w:t>
        </w:r>
      </w:ins>
      <w:ins w:id="166" w:author="Christopher J. Patrick" w:date="2020-04-28T11:47:00Z">
        <w:r w:rsidR="00B318D1">
          <w:t>A</w:t>
        </w:r>
      </w:ins>
      <w:ins w:id="167" w:author="Christopher J. Patrick" w:date="2020-04-28T11:46:00Z">
        <w:r w:rsidR="00B318D1">
          <w:t xml:space="preserve">mphipods in genus </w:t>
        </w:r>
        <w:proofErr w:type="spellStart"/>
        <w:r w:rsidR="00B318D1" w:rsidRPr="00B318D1">
          <w:rPr>
            <w:i/>
            <w:rPrChange w:id="168" w:author="Christopher J. Patrick" w:date="2020-04-28T11:46:00Z">
              <w:rPr/>
            </w:rPrChange>
          </w:rPr>
          <w:t>Hyallela</w:t>
        </w:r>
        <w:proofErr w:type="spellEnd"/>
        <w:r w:rsidR="00B318D1">
          <w:rPr>
            <w:i/>
          </w:rPr>
          <w:t xml:space="preserve">, </w:t>
        </w:r>
      </w:ins>
      <w:ins w:id="169" w:author="Christopher J. Patrick" w:date="2020-04-28T11:47:00Z">
        <w:r w:rsidR="00B318D1">
          <w:t xml:space="preserve">grass shrimp in genus </w:t>
        </w:r>
        <w:proofErr w:type="spellStart"/>
        <w:r w:rsidR="00B318D1" w:rsidRPr="00B318D1">
          <w:rPr>
            <w:i/>
            <w:rPrChange w:id="170" w:author="Christopher J. Patrick" w:date="2020-04-28T11:47:00Z">
              <w:rPr/>
            </w:rPrChange>
          </w:rPr>
          <w:t>Palaemonetes</w:t>
        </w:r>
      </w:ins>
      <w:proofErr w:type="spellEnd"/>
      <w:ins w:id="171" w:author="Christopher J. Patrick" w:date="2020-04-28T11:55:00Z">
        <w:r w:rsidR="00B318D1">
          <w:rPr>
            <w:i/>
          </w:rPr>
          <w:t xml:space="preserve">, </w:t>
        </w:r>
        <w:r w:rsidR="00B318D1" w:rsidRPr="00B318D1">
          <w:rPr>
            <w:rPrChange w:id="172" w:author="Christopher J. Patrick" w:date="2020-04-28T11:55:00Z">
              <w:rPr>
                <w:i/>
              </w:rPr>
            </w:rPrChange>
          </w:rPr>
          <w:t xml:space="preserve">and </w:t>
        </w:r>
        <w:proofErr w:type="spellStart"/>
        <w:r w:rsidR="00B318D1" w:rsidRPr="00B318D1">
          <w:rPr>
            <w:rPrChange w:id="173" w:author="Christopher J. Patrick" w:date="2020-04-28T11:55:00Z">
              <w:rPr>
                <w:i/>
              </w:rPr>
            </w:rPrChange>
          </w:rPr>
          <w:t>Chironomid</w:t>
        </w:r>
        <w:proofErr w:type="spellEnd"/>
        <w:r w:rsidR="00B318D1">
          <w:t xml:space="preserve"> midges</w:t>
        </w:r>
      </w:ins>
      <w:ins w:id="174" w:author="Christopher J. Patrick" w:date="2020-04-28T11:48:00Z">
        <w:r w:rsidR="00B318D1">
          <w:t xml:space="preserve"> were common across the entire regio</w:t>
        </w:r>
      </w:ins>
      <w:ins w:id="175" w:author="Christopher J. Patrick" w:date="2020-04-28T11:51:00Z">
        <w:r w:rsidR="00B318D1">
          <w:t xml:space="preserve">n, but there were large observational differences in composition </w:t>
        </w:r>
      </w:ins>
      <w:ins w:id="176" w:author="Christopher J. Patrick" w:date="2020-04-28T11:52:00Z">
        <w:r w:rsidR="00B318D1">
          <w:t>of other taxonomic groups.  Semi-a</w:t>
        </w:r>
      </w:ins>
      <w:ins w:id="177" w:author="Christopher J. Patrick" w:date="2020-04-28T11:48:00Z">
        <w:r w:rsidR="00B318D1">
          <w:t>rid sites were characterized by high numbers of gastropods (</w:t>
        </w:r>
      </w:ins>
      <w:ins w:id="178" w:author="Christopher J. Patrick" w:date="2020-04-28T11:54:00Z">
        <w:r w:rsidR="00B318D1">
          <w:t>&gt; 1000 per m</w:t>
        </w:r>
        <w:r w:rsidR="00B318D1" w:rsidRPr="00B318D1">
          <w:rPr>
            <w:vertAlign w:val="superscript"/>
            <w:rPrChange w:id="179" w:author="Christopher J. Patrick" w:date="2020-04-28T11:54:00Z">
              <w:rPr/>
            </w:rPrChange>
          </w:rPr>
          <w:t>2</w:t>
        </w:r>
        <w:r w:rsidR="00B318D1">
          <w:t xml:space="preserve">, </w:t>
        </w:r>
      </w:ins>
      <w:ins w:id="180" w:author="Christopher J. Patrick" w:date="2020-04-28T11:48:00Z">
        <w:r w:rsidR="00B318D1">
          <w:t>particular</w:t>
        </w:r>
      </w:ins>
      <w:ins w:id="181" w:author="Christopher J. Patrick" w:date="2020-04-28T11:54:00Z">
        <w:r w:rsidR="00B318D1">
          <w:t>ly for</w:t>
        </w:r>
      </w:ins>
      <w:ins w:id="182" w:author="Christopher J. Patrick" w:date="2020-04-28T11:48:00Z">
        <w:r w:rsidR="00B318D1">
          <w:t xml:space="preserve"> invasive snails </w:t>
        </w:r>
        <w:proofErr w:type="spellStart"/>
        <w:r w:rsidR="00B318D1" w:rsidRPr="00B318D1">
          <w:rPr>
            <w:i/>
            <w:rPrChange w:id="183" w:author="Christopher J. Patrick" w:date="2020-04-28T11:49:00Z">
              <w:rPr/>
            </w:rPrChange>
          </w:rPr>
          <w:t>Melanoides</w:t>
        </w:r>
        <w:proofErr w:type="spellEnd"/>
        <w:r w:rsidR="00B318D1" w:rsidRPr="00B318D1">
          <w:rPr>
            <w:i/>
            <w:rPrChange w:id="184" w:author="Christopher J. Patrick" w:date="2020-04-28T11:49:00Z">
              <w:rPr/>
            </w:rPrChange>
          </w:rPr>
          <w:t xml:space="preserve"> </w:t>
        </w:r>
      </w:ins>
      <w:proofErr w:type="spellStart"/>
      <w:ins w:id="185" w:author="Christopher J. Patrick" w:date="2020-04-28T11:49:00Z">
        <w:r w:rsidR="00B318D1" w:rsidRPr="00B318D1">
          <w:rPr>
            <w:i/>
            <w:rPrChange w:id="186" w:author="Christopher J. Patrick" w:date="2020-04-28T11:49:00Z">
              <w:rPr/>
            </w:rPrChange>
          </w:rPr>
          <w:t>tuberculata</w:t>
        </w:r>
        <w:proofErr w:type="spellEnd"/>
        <w:r w:rsidR="00B318D1">
          <w:t>)</w:t>
        </w:r>
      </w:ins>
      <w:ins w:id="187" w:author="Christopher J. Patrick" w:date="2020-04-28T11:52:00Z">
        <w:r w:rsidR="00B318D1">
          <w:t xml:space="preserve">, an absence of Ephemeroptera, </w:t>
        </w:r>
      </w:ins>
      <w:ins w:id="188" w:author="Christopher J. Patrick" w:date="2020-04-28T11:53:00Z">
        <w:r w:rsidR="00B318D1">
          <w:t>and low diversity of Coleoptera (</w:t>
        </w:r>
      </w:ins>
      <w:ins w:id="189" w:author="Christopher J. Patrick" w:date="2020-04-28T11:50:00Z">
        <w:r w:rsidR="00B318D1">
          <w:t xml:space="preserve">only 1 elmid genera, </w:t>
        </w:r>
        <w:proofErr w:type="spellStart"/>
        <w:r w:rsidR="00B318D1" w:rsidRPr="00B318D1">
          <w:rPr>
            <w:i/>
            <w:rPrChange w:id="190" w:author="Christopher J. Patrick" w:date="2020-04-28T11:51:00Z">
              <w:rPr/>
            </w:rPrChange>
          </w:rPr>
          <w:t>Stenelmis</w:t>
        </w:r>
        <w:proofErr w:type="spellEnd"/>
        <w:r w:rsidR="00B318D1" w:rsidRPr="00B318D1">
          <w:rPr>
            <w:i/>
            <w:rPrChange w:id="191" w:author="Christopher J. Patrick" w:date="2020-04-28T11:51:00Z">
              <w:rPr/>
            </w:rPrChange>
          </w:rPr>
          <w:t xml:space="preserve"> sp.</w:t>
        </w:r>
        <w:r w:rsidR="00B318D1">
          <w:t xml:space="preserve"> </w:t>
        </w:r>
      </w:ins>
      <w:ins w:id="192" w:author="Christopher J. Patrick" w:date="2020-04-28T11:53:00Z">
        <w:r w:rsidR="00B318D1">
          <w:t xml:space="preserve">observed </w:t>
        </w:r>
      </w:ins>
      <w:ins w:id="193" w:author="Christopher J. Patrick" w:date="2020-04-28T11:50:00Z">
        <w:r w:rsidR="00B318D1">
          <w:t>in arid sites)</w:t>
        </w:r>
      </w:ins>
      <w:ins w:id="194" w:author="Christopher J. Patrick" w:date="2020-04-28T11:53:00Z">
        <w:r w:rsidR="00B318D1">
          <w:t xml:space="preserve">.  </w:t>
        </w:r>
      </w:ins>
      <w:ins w:id="195" w:author="Christopher J. Patrick" w:date="2020-04-28T11:55:00Z">
        <w:r w:rsidR="005F5F2F">
          <w:t>Composition in the mesi</w:t>
        </w:r>
      </w:ins>
      <w:ins w:id="196" w:author="Christopher J. Patrick" w:date="2020-04-28T11:56:00Z">
        <w:r w:rsidR="005F5F2F">
          <w:t xml:space="preserve">c and sub-humid sites was variable, but we observed a diversity of </w:t>
        </w:r>
      </w:ins>
      <w:ins w:id="197" w:author="Christopher J. Patrick" w:date="2020-04-28T11:57:00Z">
        <w:r w:rsidR="005F5F2F">
          <w:t xml:space="preserve">Hemiptera, Coleoptera, Odonata, </w:t>
        </w:r>
      </w:ins>
      <w:ins w:id="198" w:author="Christopher J. Patrick" w:date="2020-04-28T11:59:00Z">
        <w:r w:rsidR="005F5F2F">
          <w:t>Trichoptera</w:t>
        </w:r>
      </w:ins>
      <w:ins w:id="199" w:author="Christopher J. Patrick" w:date="2020-04-28T11:58:00Z">
        <w:r w:rsidR="005F5F2F">
          <w:t xml:space="preserve">, </w:t>
        </w:r>
      </w:ins>
      <w:ins w:id="200" w:author="Christopher J. Patrick" w:date="2020-04-28T11:57:00Z">
        <w:r w:rsidR="005F5F2F">
          <w:t>and Ephemeroptera</w:t>
        </w:r>
      </w:ins>
      <w:ins w:id="201" w:author="Christopher J. Patrick" w:date="2020-04-28T12:02:00Z">
        <w:r w:rsidR="005F5F2F">
          <w:t xml:space="preserve">.  </w:t>
        </w:r>
      </w:ins>
      <w:ins w:id="202" w:author="Christopher J. Patrick" w:date="2020-04-28T12:03:00Z">
        <w:r w:rsidR="005F5F2F">
          <w:t>Non-predatory i</w:t>
        </w:r>
      </w:ins>
      <w:ins w:id="203" w:author="Christopher J. Patrick" w:date="2020-04-28T12:02:00Z">
        <w:r w:rsidR="005F5F2F">
          <w:t>nvertebrates tended to fall into generalist feeding groups</w:t>
        </w:r>
      </w:ins>
      <w:ins w:id="204" w:author="Christopher J. Patrick" w:date="2020-04-28T12:03:00Z">
        <w:r w:rsidR="005F5F2F">
          <w:t xml:space="preserve"> (</w:t>
        </w:r>
      </w:ins>
      <w:ins w:id="205" w:author="Christopher J. Patrick" w:date="2020-04-28T12:02:00Z">
        <w:r w:rsidR="005F5F2F">
          <w:t>collector-gatherers and filter feeders</w:t>
        </w:r>
      </w:ins>
      <w:ins w:id="206" w:author="Christopher J. Patrick" w:date="2020-04-28T12:03:00Z">
        <w:r w:rsidR="005F5F2F">
          <w:t>)</w:t>
        </w:r>
      </w:ins>
      <w:ins w:id="207" w:author="Christopher J. Patrick" w:date="2020-04-28T12:02:00Z">
        <w:r w:rsidR="005F5F2F">
          <w:t xml:space="preserve"> and there was a n</w:t>
        </w:r>
      </w:ins>
      <w:ins w:id="208" w:author="Christopher J. Patrick" w:date="2020-04-28T12:03:00Z">
        <w:r w:rsidR="005F5F2F">
          <w:t xml:space="preserve">oticeable lack of shredding insect taxa.  </w:t>
        </w:r>
      </w:ins>
      <w:ins w:id="209" w:author="Christopher J. Patrick" w:date="2020-04-28T12:04:00Z">
        <w:r w:rsidR="005F5F2F">
          <w:t xml:space="preserve">Within sites, richness was 17.60 ± 7.43SD and Shannon </w:t>
        </w:r>
      </w:ins>
      <w:ins w:id="210" w:author="Christopher J. Patrick" w:date="2020-04-28T12:05:00Z">
        <w:r w:rsidR="005F5F2F">
          <w:t xml:space="preserve">index was 2.73 ± 0.46SD (Table 3).  </w:t>
        </w:r>
      </w:ins>
    </w:p>
    <w:p w14:paraId="02DF47F7" w14:textId="749E7CFB" w:rsidR="00A7097F" w:rsidDel="00070FAE" w:rsidRDefault="00171020">
      <w:pPr>
        <w:spacing w:line="480" w:lineRule="auto"/>
        <w:ind w:firstLine="720"/>
        <w:contextualSpacing/>
        <w:rPr>
          <w:del w:id="211" w:author="Christopher J. Patrick" w:date="2020-04-28T12:06:00Z"/>
        </w:rPr>
        <w:pPrChange w:id="212" w:author="Christopher J. Patrick" w:date="2020-04-27T15:40:00Z">
          <w:pPr>
            <w:spacing w:line="480" w:lineRule="auto"/>
            <w:contextualSpacing/>
          </w:pPr>
        </w:pPrChange>
      </w:pPr>
      <w:del w:id="213" w:author="Christopher J. Patrick" w:date="2020-04-28T12:06:00Z">
        <w:r w:rsidDel="00070FAE">
          <w:delText xml:space="preserve">Invertebrate richness varies across the gradient, ranging 7 – 29 genera (average = 17.60, standard deviation = 7.43) with </w:delText>
        </w:r>
        <w:r w:rsidR="00EF2C39" w:rsidDel="00070FAE">
          <w:delText xml:space="preserve">the highest values (29, 26, and 27) occurring at </w:delText>
        </w:r>
        <w:r w:rsidDel="00070FAE">
          <w:delText>three mesic sites (Aransas, Perdido and Mission</w:delText>
        </w:r>
        <w:r w:rsidR="00EF2C39" w:rsidDel="00070FAE">
          <w:delText xml:space="preserve"> respectively</w:delText>
        </w:r>
        <w:r w:rsidDel="00070FAE">
          <w:delText>) containing high richness values. Invertebrate Shannon index ranges 1.83 – 3.30</w:delText>
        </w:r>
        <w:r w:rsidR="00EF2C39" w:rsidDel="00070FAE">
          <w:delText xml:space="preserve"> (average = 2.73, standard deviation = 0.46) with higher values (3.30, 3.18 and 3.28) at three mesic sites (Aransas, Perdido, and Mission respectively) (Table 3). </w:delText>
        </w:r>
      </w:del>
    </w:p>
    <w:p w14:paraId="5A6C6B9F" w14:textId="72C056E3" w:rsidR="00973B9C" w:rsidDel="00070FAE" w:rsidRDefault="00973B9C">
      <w:pPr>
        <w:spacing w:line="480" w:lineRule="auto"/>
        <w:ind w:firstLine="720"/>
        <w:contextualSpacing/>
        <w:rPr>
          <w:del w:id="214" w:author="Christopher J. Patrick" w:date="2020-04-28T12:06:00Z"/>
        </w:rPr>
        <w:pPrChange w:id="215" w:author="Christopher J. Patrick" w:date="2020-04-27T15:40:00Z">
          <w:pPr>
            <w:spacing w:line="480" w:lineRule="auto"/>
            <w:contextualSpacing/>
          </w:pPr>
        </w:pPrChange>
      </w:pPr>
      <w:commentRangeStart w:id="216"/>
      <w:del w:id="217" w:author="Christopher J. Patrick" w:date="2020-04-28T12:06:00Z">
        <w:r w:rsidDel="00070FAE">
          <w:delText>Invertebrate community abundances are found in tables 3-</w:delText>
        </w:r>
        <w:r w:rsidR="00B22D3D" w:rsidDel="00070FAE">
          <w:delText>7</w:delText>
        </w:r>
        <w:r w:rsidDel="00070FAE">
          <w:delText xml:space="preserve"> and are summarized as follows</w:delText>
        </w:r>
        <w:commentRangeEnd w:id="216"/>
        <w:r w:rsidR="00284BED" w:rsidDel="00070FAE">
          <w:rPr>
            <w:rStyle w:val="CommentReference"/>
          </w:rPr>
          <w:commentReference w:id="216"/>
        </w:r>
        <w:r w:rsidDel="00070FAE">
          <w:delText>. We identified 17 genera of coleoptera. Mesic and sub-humid sites contained a variety, but the semi-arid sites (Tranquitas and San Fernando) contain 0-1 genera (</w:delText>
        </w:r>
        <w:r w:rsidRPr="00284BED" w:rsidDel="00070FAE">
          <w:rPr>
            <w:i/>
            <w:iCs/>
          </w:rPr>
          <w:delText>Stenelmis</w:delText>
        </w:r>
        <w:r w:rsidDel="00070FAE">
          <w:delText xml:space="preserve">). We identified 17 genera of </w:delText>
        </w:r>
        <w:r w:rsidR="00284BED" w:rsidDel="00070FAE">
          <w:delText>E</w:delText>
        </w:r>
        <w:r w:rsidDel="00070FAE">
          <w:delText xml:space="preserve">phemeroptera throughout the study region.  No </w:delText>
        </w:r>
        <w:r w:rsidR="00284BED" w:rsidDel="00070FAE">
          <w:delText>E</w:delText>
        </w:r>
        <w:r w:rsidDel="00070FAE">
          <w:delText xml:space="preserve">phemeroptera were identified </w:delText>
        </w:r>
        <w:r w:rsidR="00284BED" w:rsidDel="00070FAE">
          <w:delText>at two</w:delText>
        </w:r>
        <w:r w:rsidDel="00070FAE">
          <w:delText xml:space="preserve"> semi-arid sites (Tranquitas and San Fernando) and one sub-humid site (Placedo).   We identified 17 genera of </w:delText>
        </w:r>
        <w:r w:rsidR="001C3136" w:rsidDel="00070FAE">
          <w:delText>G</w:delText>
        </w:r>
        <w:r w:rsidDel="00070FAE">
          <w:delText xml:space="preserve">astropoda within the study region. Abundances are relatively high (exceeding 1000 per sq. m) for several genera in the semi-arid and mesic sites </w:delText>
        </w:r>
        <w:r w:rsidDel="00070FAE">
          <w:lastRenderedPageBreak/>
          <w:delText xml:space="preserve">(Tranquitas, San Fernando, and Aransas). 16 genera of Hemiptera were identified across the region. None were found in </w:delText>
        </w:r>
        <w:r w:rsidR="00284BED" w:rsidDel="00070FAE">
          <w:delText>one</w:delText>
        </w:r>
        <w:r w:rsidDel="00070FAE">
          <w:delText xml:space="preserve"> </w:delText>
        </w:r>
        <w:r w:rsidR="00284BED" w:rsidDel="00070FAE">
          <w:delText>semi-arid</w:delText>
        </w:r>
        <w:r w:rsidDel="00070FAE">
          <w:delText xml:space="preserve"> (Tranquitas) and </w:delText>
        </w:r>
        <w:r w:rsidR="00284BED" w:rsidDel="00070FAE">
          <w:delText>three</w:delText>
        </w:r>
        <w:r w:rsidDel="00070FAE">
          <w:delText xml:space="preserve"> sub-humid sites (Placedo, Garcitas, and Bear Branch). 10 genera of </w:delText>
        </w:r>
        <w:r w:rsidR="001C3136" w:rsidDel="00070FAE">
          <w:delText>O</w:delText>
        </w:r>
        <w:r w:rsidDel="00070FAE">
          <w:delText xml:space="preserve">donata were identified only in </w:delText>
        </w:r>
        <w:r w:rsidR="00284BED" w:rsidDel="00070FAE">
          <w:delText>one</w:delText>
        </w:r>
        <w:r w:rsidDel="00070FAE">
          <w:delText xml:space="preserve"> semi-arid (San Fernando) and </w:delText>
        </w:r>
        <w:r w:rsidR="00284BED" w:rsidDel="00070FAE">
          <w:delText>four</w:delText>
        </w:r>
        <w:r w:rsidDel="00070FAE">
          <w:delText xml:space="preserve"> mesic sites (Aransas, Medio, Perdido, and Mission). 10 genera of </w:delText>
        </w:r>
        <w:r w:rsidR="003B4547" w:rsidDel="00070FAE">
          <w:delText>Trichoptera</w:delText>
        </w:r>
        <w:r w:rsidDel="00070FAE">
          <w:delText xml:space="preserve"> were identified across the study region, but </w:delText>
        </w:r>
        <w:r w:rsidR="00284BED" w:rsidDel="00070FAE">
          <w:delText>one</w:delText>
        </w:r>
        <w:r w:rsidDel="00070FAE">
          <w:delText xml:space="preserve"> semi-arid site (Tranquitas) had none. 2 genera of Amphipoda were identified with </w:delText>
        </w:r>
        <w:r w:rsidRPr="001C3136" w:rsidDel="00070FAE">
          <w:rPr>
            <w:i/>
            <w:iCs/>
          </w:rPr>
          <w:delText>Hyalella</w:delText>
        </w:r>
        <w:r w:rsidDel="00070FAE">
          <w:delText xml:space="preserve"> </w:delText>
        </w:r>
        <w:r w:rsidR="001C3136" w:rsidDel="00070FAE">
          <w:delText>occurring</w:delText>
        </w:r>
        <w:r w:rsidDel="00070FAE">
          <w:delText xml:space="preserve"> at </w:delText>
        </w:r>
        <w:r w:rsidR="00284BED" w:rsidDel="00070FAE">
          <w:delText>nine</w:delText>
        </w:r>
        <w:r w:rsidDel="00070FAE">
          <w:delText xml:space="preserve"> sites (absent at Tranquitas) and </w:delText>
        </w:r>
        <w:r w:rsidRPr="00284BED" w:rsidDel="00070FAE">
          <w:rPr>
            <w:i/>
            <w:iCs/>
          </w:rPr>
          <w:delText>Gammarus</w:delText>
        </w:r>
        <w:r w:rsidDel="00070FAE">
          <w:delText xml:space="preserve"> only </w:delText>
        </w:r>
        <w:r w:rsidR="001C3136" w:rsidDel="00070FAE">
          <w:delText>occurring</w:delText>
        </w:r>
        <w:r w:rsidDel="00070FAE">
          <w:delText xml:space="preserve"> at </w:delText>
        </w:r>
        <w:r w:rsidR="00284BED" w:rsidDel="00070FAE">
          <w:delText>two</w:delText>
        </w:r>
        <w:r w:rsidDel="00070FAE">
          <w:delText xml:space="preserve"> mesic sites (San Fernando and Aransas). 2 genera of Bivalvia were identified with Corbicula </w:delText>
        </w:r>
        <w:r w:rsidR="001C3136" w:rsidDel="00070FAE">
          <w:delText>occurring</w:delText>
        </w:r>
        <w:r w:rsidDel="00070FAE">
          <w:delText xml:space="preserve"> at </w:delText>
        </w:r>
        <w:r w:rsidR="00284BED" w:rsidDel="00070FAE">
          <w:delText>six</w:delText>
        </w:r>
        <w:r w:rsidDel="00070FAE">
          <w:delText xml:space="preserve"> sites across the region and Pisidium only </w:delText>
        </w:r>
        <w:r w:rsidR="001C3136" w:rsidDel="00070FAE">
          <w:delText>occurring</w:delText>
        </w:r>
        <w:r w:rsidDel="00070FAE">
          <w:delText xml:space="preserve"> at Placedo. 2 genera of </w:delText>
        </w:r>
        <w:r w:rsidR="001C3136" w:rsidDel="00070FAE">
          <w:delText>Decapoda</w:delText>
        </w:r>
        <w:r w:rsidDel="00070FAE">
          <w:delText xml:space="preserve"> were identified with </w:delText>
        </w:r>
        <w:r w:rsidRPr="001C3136" w:rsidDel="00070FAE">
          <w:rPr>
            <w:i/>
            <w:iCs/>
          </w:rPr>
          <w:delText>Palaemonetes</w:delText>
        </w:r>
        <w:r w:rsidDel="00070FAE">
          <w:delText xml:space="preserve"> </w:delText>
        </w:r>
        <w:r w:rsidR="001C3136" w:rsidDel="00070FAE">
          <w:delText>occurring</w:delText>
        </w:r>
        <w:r w:rsidDel="00070FAE">
          <w:delText xml:space="preserve"> at </w:delText>
        </w:r>
        <w:r w:rsidR="00284BED" w:rsidDel="00070FAE">
          <w:delText>nine</w:delText>
        </w:r>
        <w:r w:rsidDel="00070FAE">
          <w:delText xml:space="preserve"> sites (absent at Tranquitas) and </w:delText>
        </w:r>
        <w:r w:rsidRPr="001C3136" w:rsidDel="00070FAE">
          <w:rPr>
            <w:i/>
            <w:iCs/>
          </w:rPr>
          <w:delText>Orconectes</w:delText>
        </w:r>
        <w:r w:rsidDel="00070FAE">
          <w:delText xml:space="preserve"> </w:delText>
        </w:r>
        <w:r w:rsidR="001C3136" w:rsidDel="00070FAE">
          <w:delText>occurring</w:delText>
        </w:r>
        <w:r w:rsidDel="00070FAE">
          <w:delText xml:space="preserve"> at Aransas. 1 </w:delText>
        </w:r>
        <w:r w:rsidR="00CB5BCC" w:rsidDel="00070FAE">
          <w:delText>genus</w:delText>
        </w:r>
        <w:r w:rsidDel="00070FAE">
          <w:delText xml:space="preserve"> of Isopoda was identified (</w:delText>
        </w:r>
        <w:r w:rsidRPr="001C3136" w:rsidDel="00070FAE">
          <w:rPr>
            <w:i/>
            <w:iCs/>
          </w:rPr>
          <w:delText>Caecidotea</w:delText>
        </w:r>
        <w:r w:rsidDel="00070FAE">
          <w:delText>) and was only present at San Fernando.</w:delText>
        </w:r>
      </w:del>
    </w:p>
    <w:p w14:paraId="651D4B70" w14:textId="77777777" w:rsidR="00A870E1" w:rsidRDefault="00A870E1" w:rsidP="00A7097F">
      <w:pPr>
        <w:spacing w:line="480" w:lineRule="auto"/>
        <w:contextualSpacing/>
        <w:rPr>
          <w:ins w:id="218" w:author="Christopher J. Patrick" w:date="2020-04-27T15:40:00Z"/>
          <w:i/>
          <w:iCs/>
        </w:rPr>
      </w:pPr>
    </w:p>
    <w:p w14:paraId="0F4FD370" w14:textId="74F82BCB" w:rsidR="00973B9C" w:rsidRDefault="00CB5BCC" w:rsidP="00A7097F">
      <w:pPr>
        <w:spacing w:line="480" w:lineRule="auto"/>
        <w:contextualSpacing/>
        <w:rPr>
          <w:ins w:id="219" w:author="Christopher J. Patrick" w:date="2020-04-27T15:42:00Z"/>
        </w:rPr>
      </w:pPr>
      <w:del w:id="220" w:author="Christopher J. Patrick" w:date="2020-04-28T11:06:00Z">
        <w:r w:rsidDel="00FC3ED8">
          <w:rPr>
            <w:i/>
            <w:iCs/>
          </w:rPr>
          <w:delText>Precipitation</w:delText>
        </w:r>
        <w:r w:rsidDel="00FC3ED8">
          <w:delText>:</w:delText>
        </w:r>
      </w:del>
      <w:ins w:id="221" w:author="Christopher J. Patrick" w:date="2020-04-28T11:06:00Z">
        <w:r w:rsidR="00FC3ED8">
          <w:rPr>
            <w:i/>
            <w:iCs/>
          </w:rPr>
          <w:t>Relations</w:t>
        </w:r>
      </w:ins>
      <w:ins w:id="222" w:author="Christopher J. Patrick" w:date="2020-04-28T11:07:00Z">
        <w:r w:rsidR="00FC3ED8">
          <w:rPr>
            <w:i/>
            <w:iCs/>
          </w:rPr>
          <w:t xml:space="preserve">hips between environment and climate: </w:t>
        </w:r>
      </w:ins>
      <w:r>
        <w:t xml:space="preserve"> </w:t>
      </w:r>
      <w:ins w:id="223" w:author="Christopher J. Patrick" w:date="2020-04-28T12:07:00Z">
        <w:r w:rsidR="00070FAE">
          <w:t xml:space="preserve">We observed several significant relationships between mean annual precipitation and measured environmental variables (Figure 2, </w:t>
        </w:r>
      </w:ins>
      <w:ins w:id="224" w:author="Christopher J. Patrick" w:date="2020-04-28T12:22:00Z">
        <w:r w:rsidR="00AE2507">
          <w:t xml:space="preserve">Significant Relationships reported in </w:t>
        </w:r>
      </w:ins>
      <w:ins w:id="225" w:author="Christopher J. Patrick" w:date="2020-04-28T12:07:00Z">
        <w:r w:rsidR="00070FAE">
          <w:t xml:space="preserve">Table </w:t>
        </w:r>
      </w:ins>
      <w:ins w:id="226" w:author="Christopher J. Patrick" w:date="2020-04-28T12:20:00Z">
        <w:r w:rsidR="00AE2507">
          <w:t>X</w:t>
        </w:r>
      </w:ins>
      <w:ins w:id="227" w:author="Christopher J. Patrick" w:date="2020-04-28T12:22:00Z">
        <w:r w:rsidR="00AE2507">
          <w:t>, complete results in Appendix X</w:t>
        </w:r>
      </w:ins>
      <w:ins w:id="228" w:author="Christopher J. Patrick" w:date="2020-04-28T12:07:00Z">
        <w:r w:rsidR="00070FAE">
          <w:t xml:space="preserve">).  </w:t>
        </w:r>
      </w:ins>
      <w:del w:id="229" w:author="Christopher J. Patrick" w:date="2020-04-28T12:07:00Z">
        <w:r w:rsidDel="00070FAE">
          <w:delText xml:space="preserve">Linear regressions of environmental variables with annual precipitation are reported in </w:delText>
        </w:r>
        <w:r w:rsidR="00B22D3D" w:rsidDel="00070FAE">
          <w:delText>T</w:delText>
        </w:r>
        <w:r w:rsidDel="00070FAE">
          <w:delText xml:space="preserve">able </w:delText>
        </w:r>
        <w:r w:rsidR="00B22D3D" w:rsidDel="00070FAE">
          <w:delText>8</w:delText>
        </w:r>
        <w:r w:rsidDel="00070FAE">
          <w:delText xml:space="preserve">. </w:delText>
        </w:r>
        <w:r w:rsidR="00B22D3D" w:rsidDel="00070FAE">
          <w:delText xml:space="preserve">Significant relationships are plotted in Figure 2 and summarized in the following. </w:delText>
        </w:r>
      </w:del>
      <w:r w:rsidR="00B22D3D">
        <w:t xml:space="preserve">Surface runoff </w:t>
      </w:r>
      <w:del w:id="230" w:author="Christopher J. Patrick" w:date="2020-04-28T12:08:00Z">
        <w:r w:rsidR="00B22D3D" w:rsidDel="00070FAE">
          <w:delText xml:space="preserve">increases </w:delText>
        </w:r>
      </w:del>
      <w:ins w:id="231" w:author="Christopher J. Patrick" w:date="2020-04-28T12:08:00Z">
        <w:r w:rsidR="00070FAE">
          <w:t xml:space="preserve">was positive related with </w:t>
        </w:r>
      </w:ins>
      <w:del w:id="232" w:author="Christopher J. Patrick" w:date="2020-04-28T12:08:00Z">
        <w:r w:rsidR="00B22D3D" w:rsidDel="00070FAE">
          <w:delText xml:space="preserve">with increasing </w:delText>
        </w:r>
      </w:del>
      <w:ins w:id="233" w:author="Christopher J. Patrick" w:date="2020-04-28T12:20:00Z">
        <w:r w:rsidR="00AE2507">
          <w:t xml:space="preserve">, </w:t>
        </w:r>
      </w:ins>
      <w:del w:id="234" w:author="Christopher J. Patrick" w:date="2020-04-28T12:20:00Z">
        <w:r w:rsidR="00B22D3D" w:rsidDel="00AE2507">
          <w:delText xml:space="preserve">precipitation </w:delText>
        </w:r>
        <w:commentRangeStart w:id="235"/>
        <w:r w:rsidR="00B22D3D" w:rsidDel="00AE2507">
          <w:delText>(R</w:delText>
        </w:r>
        <w:r w:rsidR="00B22D3D" w:rsidDel="00AE2507">
          <w:rPr>
            <w:vertAlign w:val="superscript"/>
          </w:rPr>
          <w:delText>2</w:delText>
        </w:r>
        <w:r w:rsidR="00B22D3D" w:rsidDel="00AE2507">
          <w:delText xml:space="preserve"> = 0.94, </w:delText>
        </w:r>
        <w:commentRangeStart w:id="236"/>
        <w:r w:rsidR="00B22D3D" w:rsidDel="00AE2507">
          <w:rPr>
            <w:i/>
            <w:iCs/>
          </w:rPr>
          <w:delText>p</w:delText>
        </w:r>
      </w:del>
      <w:del w:id="237" w:author="Christopher J. Patrick" w:date="2020-04-27T15:41:00Z">
        <w:r w:rsidR="00B22D3D" w:rsidDel="00A870E1">
          <w:delText xml:space="preserve">-value </w:delText>
        </w:r>
      </w:del>
      <w:commentRangeEnd w:id="236"/>
      <w:del w:id="238" w:author="Christopher J. Patrick" w:date="2020-04-28T12:20:00Z">
        <w:r w:rsidR="00A870E1" w:rsidDel="00AE2507">
          <w:rPr>
            <w:rStyle w:val="CommentReference"/>
          </w:rPr>
          <w:commentReference w:id="236"/>
        </w:r>
      </w:del>
      <w:del w:id="239" w:author="Christopher J. Patrick" w:date="2020-04-27T15:41:00Z">
        <w:r w:rsidR="00B22D3D" w:rsidDel="00A870E1">
          <w:delText>= 4.00x10</w:delText>
        </w:r>
        <w:r w:rsidR="00B22D3D" w:rsidRPr="00B22D3D" w:rsidDel="00A870E1">
          <w:rPr>
            <w:vertAlign w:val="superscript"/>
          </w:rPr>
          <w:delText>-6</w:delText>
        </w:r>
      </w:del>
      <w:del w:id="240" w:author="Christopher J. Patrick" w:date="2020-04-28T12:20:00Z">
        <w:r w:rsidR="00B22D3D" w:rsidDel="00AE2507">
          <w:delText>)</w:delText>
        </w:r>
        <w:commentRangeEnd w:id="235"/>
        <w:r w:rsidR="00284BED" w:rsidDel="00AE2507">
          <w:rPr>
            <w:rStyle w:val="CommentReference"/>
          </w:rPr>
          <w:commentReference w:id="235"/>
        </w:r>
      </w:del>
      <w:ins w:id="241" w:author="Christopher J. Patrick" w:date="2020-04-28T12:08:00Z">
        <w:r w:rsidR="00070FAE">
          <w:t xml:space="preserve">whereas conductivity and </w:t>
        </w:r>
      </w:ins>
      <w:ins w:id="242" w:author="Christopher J. Patrick" w:date="2020-04-28T12:10:00Z">
        <w:r w:rsidR="00070FAE">
          <w:t>potential evaporation were negatively related to precipitation (</w:t>
        </w:r>
      </w:ins>
      <w:ins w:id="243" w:author="Christopher J. Patrick" w:date="2020-04-28T12:20:00Z">
        <w:r w:rsidR="00AE2507">
          <w:t xml:space="preserve">Table X, </w:t>
        </w:r>
      </w:ins>
      <w:ins w:id="244" w:author="Christopher J. Patrick" w:date="2020-04-28T12:11:00Z">
        <w:r w:rsidR="00070FAE">
          <w:t>Figure 2</w:t>
        </w:r>
      </w:ins>
      <w:ins w:id="245" w:author="Christopher J. Patrick" w:date="2020-04-28T12:19:00Z">
        <w:r w:rsidR="00AE2507">
          <w:t xml:space="preserve">) </w:t>
        </w:r>
      </w:ins>
      <w:del w:id="246" w:author="Christopher J. Patrick" w:date="2020-04-28T12:08:00Z">
        <w:r w:rsidR="00B22D3D" w:rsidDel="00070FAE">
          <w:delText>.</w:delText>
        </w:r>
      </w:del>
      <w:del w:id="247" w:author="Christopher J. Patrick" w:date="2020-04-28T12:11:00Z">
        <w:r w:rsidR="00B22D3D" w:rsidDel="00070FAE">
          <w:delText xml:space="preserve"> </w:delText>
        </w:r>
        <w:r w:rsidR="00284BED" w:rsidDel="00070FAE">
          <w:delText>Ln(Cond)</w:delText>
        </w:r>
        <w:r w:rsidR="00B22D3D" w:rsidDel="00070FAE">
          <w:delText xml:space="preserve"> decreases with increasing precipitation (slope = -15.18, R</w:delText>
        </w:r>
        <w:r w:rsidR="00B22D3D" w:rsidDel="00070FAE">
          <w:rPr>
            <w:vertAlign w:val="superscript"/>
          </w:rPr>
          <w:delText>2</w:delText>
        </w:r>
        <w:r w:rsidR="00B22D3D" w:rsidDel="00070FAE">
          <w:delText xml:space="preserve"> = 0.62, </w:delText>
        </w:r>
        <w:r w:rsidR="00B22D3D" w:rsidDel="00070FAE">
          <w:rPr>
            <w:i/>
            <w:iCs/>
          </w:rPr>
          <w:delText>p</w:delText>
        </w:r>
      </w:del>
      <w:del w:id="248" w:author="Christopher J. Patrick" w:date="2020-04-27T15:41:00Z">
        <w:r w:rsidR="00B22D3D" w:rsidDel="00A870E1">
          <w:delText xml:space="preserve">-value </w:delText>
        </w:r>
      </w:del>
      <w:del w:id="249" w:author="Christopher J. Patrick" w:date="2020-04-28T12:11:00Z">
        <w:r w:rsidR="00B22D3D" w:rsidDel="00070FAE">
          <w:delText>= 0.01). PET decreases with increasing precipitation (slope = -0.53, R</w:delText>
        </w:r>
        <w:r w:rsidR="00B22D3D" w:rsidDel="00070FAE">
          <w:rPr>
            <w:vertAlign w:val="superscript"/>
          </w:rPr>
          <w:delText>2</w:delText>
        </w:r>
        <w:r w:rsidR="00B22D3D" w:rsidDel="00070FAE">
          <w:delText xml:space="preserve"> = 0.87, </w:delText>
        </w:r>
        <w:r w:rsidR="00B22D3D" w:rsidDel="00070FAE">
          <w:rPr>
            <w:i/>
            <w:iCs/>
          </w:rPr>
          <w:delText>p</w:delText>
        </w:r>
        <w:r w:rsidR="00B22D3D" w:rsidDel="00070FAE">
          <w:delText>-value = 8.90x10</w:delText>
        </w:r>
        <w:r w:rsidR="00B22D3D" w:rsidRPr="00B22D3D" w:rsidDel="00070FAE">
          <w:rPr>
            <w:vertAlign w:val="superscript"/>
          </w:rPr>
          <w:delText>-5</w:delText>
        </w:r>
        <w:r w:rsidR="00B22D3D" w:rsidDel="00070FAE">
          <w:delText>).</w:delText>
        </w:r>
      </w:del>
    </w:p>
    <w:p w14:paraId="323A4DBD" w14:textId="77777777" w:rsidR="00A870E1" w:rsidRPr="00CB5BCC" w:rsidRDefault="00A870E1" w:rsidP="00A7097F">
      <w:pPr>
        <w:spacing w:line="480" w:lineRule="auto"/>
        <w:contextualSpacing/>
      </w:pPr>
    </w:p>
    <w:p w14:paraId="4325D42B" w14:textId="6B0D78F0" w:rsidR="00AE2507" w:rsidRDefault="00DE0212" w:rsidP="009A7FCE">
      <w:pPr>
        <w:spacing w:line="480" w:lineRule="auto"/>
        <w:contextualSpacing/>
        <w:rPr>
          <w:ins w:id="250" w:author="Christopher J. Patrick" w:date="2020-04-28T12:15:00Z"/>
        </w:rPr>
      </w:pPr>
      <w:del w:id="251" w:author="Christopher J. Patrick" w:date="2020-04-28T11:07:00Z">
        <w:r w:rsidRPr="00DE0212" w:rsidDel="00FC3ED8">
          <w:rPr>
            <w:i/>
            <w:iCs/>
          </w:rPr>
          <w:lastRenderedPageBreak/>
          <w:delText>Diversity</w:delText>
        </w:r>
      </w:del>
      <w:ins w:id="252" w:author="Christopher J. Patrick" w:date="2020-04-28T11:07:00Z">
        <w:r w:rsidR="00FC3ED8">
          <w:rPr>
            <w:i/>
            <w:iCs/>
          </w:rPr>
          <w:t>Relationships between community structure and environment</w:t>
        </w:r>
      </w:ins>
      <w:r>
        <w:t xml:space="preserve">: </w:t>
      </w:r>
      <w:ins w:id="253" w:author="Christopher J. Patrick" w:date="2020-04-28T12:15:00Z">
        <w:r w:rsidR="006924BE">
          <w:t xml:space="preserve">We observed significant </w:t>
        </w:r>
        <w:r w:rsidR="00AE2507">
          <w:t xml:space="preserve">positive </w:t>
        </w:r>
        <w:r w:rsidR="006924BE">
          <w:t xml:space="preserve">relationships between </w:t>
        </w:r>
        <w:r w:rsidR="00AE2507">
          <w:t>rari</w:t>
        </w:r>
      </w:ins>
      <w:ins w:id="254" w:author="Christopher J. Patrick" w:date="2020-04-28T12:16:00Z">
        <w:r w:rsidR="00AE2507">
          <w:t>fied richness of fish and the watershed runoff and the proportion of riparian forest (</w:t>
        </w:r>
      </w:ins>
      <w:ins w:id="255" w:author="Christopher J. Patrick" w:date="2020-04-28T12:19:00Z">
        <w:r w:rsidR="00AE2507">
          <w:t xml:space="preserve">Figure X, </w:t>
        </w:r>
      </w:ins>
      <w:ins w:id="256" w:author="Christopher J. Patrick" w:date="2020-04-28T12:16:00Z">
        <w:r w:rsidR="00AE2507">
          <w:t>Table X).  Watershed run</w:t>
        </w:r>
      </w:ins>
      <w:ins w:id="257" w:author="Christopher J. Patrick" w:date="2020-04-28T12:17:00Z">
        <w:r w:rsidR="00AE2507">
          <w:t xml:space="preserve">off and </w:t>
        </w:r>
        <w:commentRangeStart w:id="258"/>
        <w:r w:rsidR="00AE2507">
          <w:t>AP</w:t>
        </w:r>
        <w:commentRangeEnd w:id="258"/>
        <w:r w:rsidR="00AE2507">
          <w:rPr>
            <w:rStyle w:val="CommentReference"/>
          </w:rPr>
          <w:commentReference w:id="258"/>
        </w:r>
        <w:r w:rsidR="00AE2507">
          <w:t xml:space="preserve"> were positively related to fish Shannon diversity, while potential evapotranspiration, conductivity, NH4+</w:t>
        </w:r>
      </w:ins>
      <w:ins w:id="259" w:author="Christopher J. Patrick" w:date="2020-04-28T12:18:00Z">
        <w:r w:rsidR="00AE2507">
          <w:t xml:space="preserve"> and bank height were all negative predictors of fish diversity (</w:t>
        </w:r>
      </w:ins>
      <w:ins w:id="260" w:author="Christopher J. Patrick" w:date="2020-04-28T12:19:00Z">
        <w:r w:rsidR="00AE2507">
          <w:t xml:space="preserve">Figure X, </w:t>
        </w:r>
      </w:ins>
      <w:ins w:id="261" w:author="Christopher J. Patrick" w:date="2020-04-28T12:18:00Z">
        <w:r w:rsidR="00AE2507">
          <w:t xml:space="preserve">Table X).  Invertebrates rarified richness was not observed to have significant relationships with any predictors, but invertebrate diversity was </w:t>
        </w:r>
      </w:ins>
      <w:ins w:id="262" w:author="Christopher J. Patrick" w:date="2020-04-28T12:19:00Z">
        <w:r w:rsidR="00AE2507">
          <w:t xml:space="preserve">negatively related to low flow pulse percentage (Figure X, Table X).  </w:t>
        </w:r>
      </w:ins>
    </w:p>
    <w:p w14:paraId="2008756A" w14:textId="1DCC2440" w:rsidR="00C308E3" w:rsidRDefault="006750BE" w:rsidP="009A7FCE">
      <w:pPr>
        <w:spacing w:line="480" w:lineRule="auto"/>
        <w:contextualSpacing/>
        <w:rPr>
          <w:ins w:id="263" w:author="Christopher J. Patrick" w:date="2020-04-28T12:22:00Z"/>
        </w:rPr>
      </w:pPr>
      <w:del w:id="264" w:author="Christopher J. Patrick" w:date="2020-04-28T12:21:00Z">
        <w:r w:rsidDel="00AE2507">
          <w:delText>Fish rarified richness increases with increasing Rip.forest</w:delText>
        </w:r>
      </w:del>
      <w:del w:id="265" w:author="Christopher J. Patrick" w:date="2020-04-28T12:11:00Z">
        <w:r w:rsidDel="00070FAE">
          <w:delText>a</w:delText>
        </w:r>
      </w:del>
      <w:del w:id="266" w:author="Christopher J. Patrick" w:date="2020-04-28T12:21:00Z">
        <w:r w:rsidDel="00AE2507">
          <w:delText xml:space="preserve"> and Runoff (slopes = 0.097 and 0.027 respectively) (Table 9). </w:delText>
        </w:r>
        <w:r w:rsidR="00DB3380" w:rsidDel="00AE2507">
          <w:delText>Fish Shannon index decreases with increasing PET, ln(Cond), NH4+, and Bank.H (slopes = -0.01, -0.27, -4.65, and -1.13 respectively). Fish Shannon index increases with increasing AP and Runoff (slopes = +0.02 and +0.01 respectively)</w:delText>
        </w:r>
        <w:r w:rsidDel="00AE2507">
          <w:delText xml:space="preserve"> (Table 10). Invertebrate rarified richness did not correlate significantly with environmental predictors (Table 11). Invertebrate Shannon index decreases with increasing LFPP (slope -0.035) (Table 12).</w:delText>
        </w:r>
      </w:del>
    </w:p>
    <w:p w14:paraId="3B97750E" w14:textId="77777777" w:rsidR="00AE2507" w:rsidRPr="006750BE" w:rsidRDefault="00AE2507" w:rsidP="009A7FCE">
      <w:pPr>
        <w:spacing w:line="480" w:lineRule="auto"/>
        <w:contextualSpacing/>
      </w:pPr>
    </w:p>
    <w:p w14:paraId="00E17751" w14:textId="22CEA0EB" w:rsidR="00D1243A" w:rsidDel="004F1C25" w:rsidRDefault="007A3C8C" w:rsidP="009A7FCE">
      <w:pPr>
        <w:spacing w:line="480" w:lineRule="auto"/>
        <w:contextualSpacing/>
        <w:rPr>
          <w:del w:id="267" w:author="Christopher J. Patrick" w:date="2020-04-28T12:45:00Z"/>
        </w:rPr>
      </w:pPr>
      <w:r w:rsidRPr="009A7FCE">
        <w:rPr>
          <w:i/>
          <w:iCs/>
        </w:rPr>
        <w:t>Composition</w:t>
      </w:r>
      <w:r w:rsidRPr="009A7FCE">
        <w:t xml:space="preserve">: </w:t>
      </w:r>
      <w:r w:rsidR="006750BE">
        <w:t>The best solution</w:t>
      </w:r>
      <w:r w:rsidR="00662A07">
        <w:t>s</w:t>
      </w:r>
      <w:r w:rsidR="006750BE">
        <w:t xml:space="preserve"> for NMDS </w:t>
      </w:r>
      <w:del w:id="268" w:author="Christopher J. Patrick" w:date="2020-04-28T11:35:00Z">
        <w:r w:rsidR="006750BE" w:rsidDel="00C308E3">
          <w:delText>oridations</w:delText>
        </w:r>
      </w:del>
      <w:ins w:id="269" w:author="Christopher J. Patrick" w:date="2020-04-28T11:35:00Z">
        <w:r w:rsidR="00C308E3">
          <w:t>ordinations</w:t>
        </w:r>
      </w:ins>
      <w:r w:rsidR="006750BE">
        <w:t xml:space="preserve"> of fish </w:t>
      </w:r>
      <w:del w:id="270" w:author="Christopher J. Patrick" w:date="2020-04-28T12:38:00Z">
        <w:r w:rsidR="006750BE" w:rsidDel="00255B89">
          <w:delText>and invertebrate community da</w:delText>
        </w:r>
        <w:r w:rsidR="00662A07" w:rsidDel="00255B89">
          <w:delText>ta had</w:delText>
        </w:r>
      </w:del>
      <w:ins w:id="271" w:author="Christopher J. Patrick" w:date="2020-04-28T12:38:00Z">
        <w:r w:rsidR="00255B89">
          <w:t>communities had a</w:t>
        </w:r>
      </w:ins>
      <w:r w:rsidR="00662A07">
        <w:t xml:space="preserve"> stress value</w:t>
      </w:r>
      <w:del w:id="272" w:author="Christopher J. Patrick" w:date="2020-04-28T12:38:00Z">
        <w:r w:rsidR="00662A07" w:rsidDel="00255B89">
          <w:delText>s</w:delText>
        </w:r>
      </w:del>
      <w:r w:rsidR="00662A07">
        <w:t xml:space="preserve"> of 0.098 </w:t>
      </w:r>
      <w:del w:id="273" w:author="Christopher J. Patrick" w:date="2020-04-28T12:38:00Z">
        <w:r w:rsidR="00662A07" w:rsidDel="00255B89">
          <w:delText>and 0.156 respectively</w:delText>
        </w:r>
      </w:del>
      <w:ins w:id="274" w:author="Christopher J. Patrick" w:date="2020-04-28T12:38:00Z">
        <w:r w:rsidR="00255B89">
          <w:t>indicating a good fit of the data</w:t>
        </w:r>
      </w:ins>
      <w:r w:rsidR="00662A07">
        <w:t>.</w:t>
      </w:r>
      <w:ins w:id="275" w:author="Christopher J. Patrick" w:date="2020-04-28T12:38:00Z">
        <w:r w:rsidR="004F1C25">
          <w:t xml:space="preserve">  The first axis of the ordination corresponds to </w:t>
        </w:r>
      </w:ins>
      <w:ins w:id="276" w:author="Christopher J. Patrick" w:date="2020-04-28T12:39:00Z">
        <w:r w:rsidR="004F1C25">
          <w:t>rainfall gradient and this is quantified by the cluster analysis which separated sites into three distinct groups (Fig XA).  The semi-arid cluster was character</w:t>
        </w:r>
      </w:ins>
      <w:ins w:id="277" w:author="Christopher J. Patrick" w:date="2020-04-28T12:40:00Z">
        <w:r w:rsidR="004F1C25">
          <w:t>ized by</w:t>
        </w:r>
        <w:r w:rsidR="004F1C25" w:rsidRPr="009A7FCE">
          <w:t xml:space="preserve"> </w:t>
        </w:r>
        <w:proofErr w:type="spellStart"/>
        <w:r w:rsidR="004F1C25" w:rsidRPr="009A7FCE">
          <w:rPr>
            <w:i/>
            <w:iCs/>
          </w:rPr>
          <w:t>Poecilia</w:t>
        </w:r>
        <w:proofErr w:type="spellEnd"/>
        <w:r w:rsidR="004F1C25" w:rsidRPr="009A7FCE">
          <w:rPr>
            <w:i/>
            <w:iCs/>
          </w:rPr>
          <w:t xml:space="preserve"> </w:t>
        </w:r>
        <w:proofErr w:type="spellStart"/>
        <w:r w:rsidR="004F1C25" w:rsidRPr="009A7FCE">
          <w:rPr>
            <w:i/>
            <w:iCs/>
          </w:rPr>
          <w:t>formosa</w:t>
        </w:r>
        <w:proofErr w:type="spellEnd"/>
        <w:r w:rsidR="004F1C25" w:rsidRPr="009A7FCE">
          <w:t xml:space="preserve">, </w:t>
        </w:r>
        <w:r w:rsidR="004F1C25" w:rsidRPr="009A7FCE">
          <w:rPr>
            <w:i/>
            <w:iCs/>
          </w:rPr>
          <w:t xml:space="preserve">Gambusia </w:t>
        </w:r>
        <w:proofErr w:type="spellStart"/>
        <w:r w:rsidR="004F1C25" w:rsidRPr="009A7FCE">
          <w:rPr>
            <w:i/>
            <w:iCs/>
          </w:rPr>
          <w:t>affinis</w:t>
        </w:r>
        <w:proofErr w:type="spellEnd"/>
        <w:r w:rsidR="004F1C25" w:rsidRPr="009A7FCE">
          <w:t xml:space="preserve">, and </w:t>
        </w:r>
        <w:proofErr w:type="spellStart"/>
        <w:r w:rsidR="004F1C25" w:rsidRPr="009A7FCE">
          <w:rPr>
            <w:i/>
            <w:iCs/>
          </w:rPr>
          <w:t>Pimephales</w:t>
        </w:r>
        <w:proofErr w:type="spellEnd"/>
        <w:r w:rsidR="004F1C25" w:rsidRPr="009A7FCE">
          <w:rPr>
            <w:i/>
            <w:iCs/>
          </w:rPr>
          <w:t xml:space="preserve"> </w:t>
        </w:r>
        <w:proofErr w:type="spellStart"/>
        <w:r w:rsidR="004F1C25" w:rsidRPr="009A7FCE">
          <w:rPr>
            <w:i/>
            <w:iCs/>
          </w:rPr>
          <w:t>vigilax</w:t>
        </w:r>
        <w:proofErr w:type="spellEnd"/>
        <w:r w:rsidR="004F1C25">
          <w:rPr>
            <w:i/>
            <w:iCs/>
          </w:rPr>
          <w:t xml:space="preserve">, </w:t>
        </w:r>
        <w:r w:rsidR="004F1C25" w:rsidRPr="004F1C25">
          <w:rPr>
            <w:iCs/>
            <w:rPrChange w:id="278" w:author="Christopher J. Patrick" w:date="2020-04-28T12:40:00Z">
              <w:rPr>
                <w:i/>
                <w:iCs/>
              </w:rPr>
            </w:rPrChange>
          </w:rPr>
          <w:t>whereas</w:t>
        </w:r>
        <w:r w:rsidR="004F1C25">
          <w:rPr>
            <w:iCs/>
          </w:rPr>
          <w:t xml:space="preserve"> the other two clusters shared a diversity </w:t>
        </w:r>
      </w:ins>
      <w:ins w:id="279" w:author="Christopher J. Patrick" w:date="2020-04-28T12:41:00Z">
        <w:r w:rsidR="004F1C25">
          <w:rPr>
            <w:iCs/>
          </w:rPr>
          <w:t xml:space="preserve">of </w:t>
        </w:r>
        <w:proofErr w:type="spellStart"/>
        <w:r w:rsidR="004F1C25">
          <w:rPr>
            <w:iCs/>
          </w:rPr>
          <w:t>Lepomis</w:t>
        </w:r>
        <w:proofErr w:type="spellEnd"/>
        <w:r w:rsidR="004F1C25">
          <w:rPr>
            <w:iCs/>
          </w:rPr>
          <w:t xml:space="preserve"> species but differed in the prevalence of Rio Grande Cichlid (</w:t>
        </w:r>
        <w:proofErr w:type="spellStart"/>
        <w:r w:rsidR="004F1C25" w:rsidRPr="009A7FCE">
          <w:rPr>
            <w:i/>
            <w:iCs/>
          </w:rPr>
          <w:t>Herichthys</w:t>
        </w:r>
        <w:proofErr w:type="spellEnd"/>
        <w:r w:rsidR="004F1C25" w:rsidRPr="009A7FCE">
          <w:rPr>
            <w:i/>
            <w:iCs/>
          </w:rPr>
          <w:t xml:space="preserve"> </w:t>
        </w:r>
        <w:proofErr w:type="spellStart"/>
        <w:r w:rsidR="004F1C25" w:rsidRPr="009A7FCE">
          <w:rPr>
            <w:i/>
            <w:iCs/>
          </w:rPr>
          <w:t>cyanoguttatus</w:t>
        </w:r>
        <w:proofErr w:type="spellEnd"/>
        <w:r w:rsidR="004F1C25" w:rsidRPr="004F1C25">
          <w:rPr>
            <w:iCs/>
            <w:rPrChange w:id="280" w:author="Christopher J. Patrick" w:date="2020-04-28T12:41:00Z">
              <w:rPr>
                <w:i/>
                <w:iCs/>
              </w:rPr>
            </w:rPrChange>
          </w:rPr>
          <w:t>)</w:t>
        </w:r>
      </w:ins>
      <w:ins w:id="281" w:author="Christopher J. Patrick" w:date="2020-04-28T12:42:00Z">
        <w:r w:rsidR="004F1C25">
          <w:rPr>
            <w:i/>
            <w:iCs/>
          </w:rPr>
          <w:t xml:space="preserve"> </w:t>
        </w:r>
        <w:r w:rsidR="004F1C25" w:rsidRPr="004F1C25">
          <w:rPr>
            <w:iCs/>
            <w:rPrChange w:id="282" w:author="Christopher J. Patrick" w:date="2020-04-28T12:42:00Z">
              <w:rPr>
                <w:i/>
                <w:iCs/>
              </w:rPr>
            </w:rPrChange>
          </w:rPr>
          <w:t>which w</w:t>
        </w:r>
        <w:r w:rsidR="004F1C25">
          <w:rPr>
            <w:iCs/>
          </w:rPr>
          <w:t>as common in the mesic sites, and the presence of hogchoker (</w:t>
        </w:r>
      </w:ins>
      <w:proofErr w:type="spellStart"/>
      <w:ins w:id="283" w:author="Christopher J. Patrick" w:date="2020-04-28T12:43:00Z">
        <w:r w:rsidR="004F1C25" w:rsidRPr="009A7FCE">
          <w:rPr>
            <w:i/>
            <w:iCs/>
          </w:rPr>
          <w:t>Trinectes</w:t>
        </w:r>
        <w:proofErr w:type="spellEnd"/>
        <w:r w:rsidR="004F1C25" w:rsidRPr="009A7FCE">
          <w:rPr>
            <w:i/>
            <w:iCs/>
          </w:rPr>
          <w:t xml:space="preserve"> maculatus</w:t>
        </w:r>
      </w:ins>
      <w:ins w:id="284" w:author="Christopher J. Patrick" w:date="2020-04-28T12:42:00Z">
        <w:r w:rsidR="004F1C25">
          <w:rPr>
            <w:iCs/>
          </w:rPr>
          <w:t xml:space="preserve">), </w:t>
        </w:r>
      </w:ins>
      <w:ins w:id="285" w:author="Christopher J. Patrick" w:date="2020-04-28T12:43:00Z">
        <w:r w:rsidR="004F1C25">
          <w:rPr>
            <w:iCs/>
          </w:rPr>
          <w:t>black bullhead (</w:t>
        </w:r>
        <w:proofErr w:type="spellStart"/>
        <w:r w:rsidR="004F1C25" w:rsidRPr="009A7FCE">
          <w:rPr>
            <w:i/>
            <w:iCs/>
          </w:rPr>
          <w:t>Ameiurus</w:t>
        </w:r>
        <w:proofErr w:type="spellEnd"/>
        <w:r w:rsidR="004F1C25" w:rsidRPr="009A7FCE">
          <w:rPr>
            <w:i/>
            <w:iCs/>
          </w:rPr>
          <w:t xml:space="preserve"> melas</w:t>
        </w:r>
        <w:r w:rsidR="004F1C25">
          <w:rPr>
            <w:i/>
            <w:iCs/>
          </w:rPr>
          <w:t>)</w:t>
        </w:r>
      </w:ins>
      <w:ins w:id="286" w:author="Christopher J. Patrick" w:date="2020-04-28T12:42:00Z">
        <w:r w:rsidR="004F1C25">
          <w:rPr>
            <w:iCs/>
          </w:rPr>
          <w:t xml:space="preserve">, and black </w:t>
        </w:r>
      </w:ins>
      <w:ins w:id="287" w:author="Christopher J. Patrick" w:date="2020-04-28T12:43:00Z">
        <w:r w:rsidR="004F1C25">
          <w:rPr>
            <w:iCs/>
          </w:rPr>
          <w:t>tail</w:t>
        </w:r>
      </w:ins>
      <w:ins w:id="288" w:author="Christopher J. Patrick" w:date="2020-04-28T12:42:00Z">
        <w:r w:rsidR="004F1C25">
          <w:rPr>
            <w:iCs/>
          </w:rPr>
          <w:t xml:space="preserve"> shiner</w:t>
        </w:r>
      </w:ins>
      <w:ins w:id="289" w:author="Christopher J. Patrick" w:date="2020-04-28T12:43:00Z">
        <w:r w:rsidR="004F1C25">
          <w:rPr>
            <w:iCs/>
          </w:rPr>
          <w:t xml:space="preserve"> (</w:t>
        </w:r>
        <w:proofErr w:type="spellStart"/>
        <w:r w:rsidR="004F1C25" w:rsidRPr="009A7FCE">
          <w:rPr>
            <w:i/>
            <w:iCs/>
          </w:rPr>
          <w:t>Cyprinella</w:t>
        </w:r>
        <w:proofErr w:type="spellEnd"/>
        <w:r w:rsidR="004F1C25" w:rsidRPr="009A7FCE">
          <w:rPr>
            <w:i/>
            <w:iCs/>
          </w:rPr>
          <w:t xml:space="preserve"> </w:t>
        </w:r>
        <w:proofErr w:type="spellStart"/>
        <w:r w:rsidR="004F1C25" w:rsidRPr="009A7FCE">
          <w:rPr>
            <w:i/>
            <w:iCs/>
          </w:rPr>
          <w:t>venusta</w:t>
        </w:r>
        <w:proofErr w:type="spellEnd"/>
        <w:r w:rsidR="004F1C25" w:rsidRPr="004F1C25">
          <w:rPr>
            <w:iCs/>
            <w:rPrChange w:id="290" w:author="Christopher J. Patrick" w:date="2020-04-28T12:43:00Z">
              <w:rPr>
                <w:i/>
                <w:iCs/>
              </w:rPr>
            </w:rPrChange>
          </w:rPr>
          <w:t>)</w:t>
        </w:r>
      </w:ins>
      <w:ins w:id="291" w:author="Christopher J. Patrick" w:date="2020-04-28T12:42:00Z">
        <w:r w:rsidR="004F1C25">
          <w:rPr>
            <w:iCs/>
          </w:rPr>
          <w:t xml:space="preserve"> in the eastern sub-humid sites.  </w:t>
        </w:r>
      </w:ins>
      <w:ins w:id="292" w:author="Christopher J. Patrick" w:date="2020-04-28T12:41:00Z">
        <w:r w:rsidR="004F1C25">
          <w:rPr>
            <w:i/>
            <w:iCs/>
          </w:rPr>
          <w:t xml:space="preserve"> </w:t>
        </w:r>
      </w:ins>
      <w:ins w:id="293" w:author="Christopher J. Patrick" w:date="2020-04-28T12:40:00Z">
        <w:r w:rsidR="004F1C25">
          <w:t xml:space="preserve"> </w:t>
        </w:r>
      </w:ins>
      <w:del w:id="294" w:author="Christopher J. Patrick" w:date="2020-04-28T12:38:00Z">
        <w:r w:rsidR="00662A07" w:rsidDel="004F1C25">
          <w:delText xml:space="preserve"> </w:delText>
        </w:r>
      </w:del>
      <w:del w:id="295" w:author="Christopher J. Patrick" w:date="2020-04-28T12:44:00Z">
        <w:r w:rsidRPr="009A7FCE" w:rsidDel="004F1C25">
          <w:delText xml:space="preserve">The NMDS </w:delText>
        </w:r>
        <w:r w:rsidRPr="009A7FCE" w:rsidDel="004F1C25">
          <w:lastRenderedPageBreak/>
          <w:delText>ordination of fish assemblages</w:delText>
        </w:r>
      </w:del>
      <w:del w:id="296" w:author="Christopher J. Patrick" w:date="2020-04-28T12:37:00Z">
        <w:r w:rsidRPr="009A7FCE" w:rsidDel="00255B89">
          <w:delText xml:space="preserve"> </w:delText>
        </w:r>
      </w:del>
      <w:del w:id="297" w:author="Christopher J. Patrick" w:date="2020-04-28T12:44:00Z">
        <w:r w:rsidRPr="009A7FCE" w:rsidDel="004F1C25">
          <w:delText xml:space="preserve">indicate compositional shifts across the precipitation gradient (Figure 4). Hierarchical clustering resulted in 3 site groupings labeled “semi-arid” (yellow), “mesic” (green), and “sub-humid” (blue). Semi-arid </w:delText>
        </w:r>
        <w:r w:rsidR="00662A07" w:rsidDel="004F1C25">
          <w:delText xml:space="preserve">fish </w:delText>
        </w:r>
        <w:r w:rsidRPr="009A7FCE" w:rsidDel="004F1C25">
          <w:delText xml:space="preserve">communities are dominated by </w:delText>
        </w:r>
        <w:r w:rsidRPr="009A7FCE" w:rsidDel="004F1C25">
          <w:rPr>
            <w:i/>
            <w:iCs/>
          </w:rPr>
          <w:delText>Poecilia formosa</w:delText>
        </w:r>
        <w:r w:rsidRPr="009A7FCE" w:rsidDel="004F1C25">
          <w:delText xml:space="preserve">, </w:delText>
        </w:r>
        <w:r w:rsidRPr="009A7FCE" w:rsidDel="004F1C25">
          <w:rPr>
            <w:i/>
            <w:iCs/>
          </w:rPr>
          <w:delText>Gambusia affinis</w:delText>
        </w:r>
        <w:r w:rsidRPr="009A7FCE" w:rsidDel="004F1C25">
          <w:delText xml:space="preserve">, and </w:delText>
        </w:r>
        <w:r w:rsidRPr="009A7FCE" w:rsidDel="004F1C25">
          <w:rPr>
            <w:i/>
            <w:iCs/>
          </w:rPr>
          <w:delText>Pimephales vigilax</w:delText>
        </w:r>
        <w:r w:rsidRPr="009A7FCE" w:rsidDel="004F1C25">
          <w:delText xml:space="preserve">. </w:delText>
        </w:r>
        <w:r w:rsidR="00662A07" w:rsidDel="004F1C25">
          <w:delText>Fish c</w:delText>
        </w:r>
        <w:r w:rsidRPr="009A7FCE" w:rsidDel="004F1C25">
          <w:delText xml:space="preserve">ommunities in mesic and sub-humid climates contain a variety of Lepomis species, but mesic streams uniquely contain </w:delText>
        </w:r>
        <w:r w:rsidRPr="009A7FCE" w:rsidDel="004F1C25">
          <w:rPr>
            <w:i/>
            <w:iCs/>
          </w:rPr>
          <w:delText>Herichthys cyanoguttatus</w:delText>
        </w:r>
        <w:r w:rsidRPr="009A7FCE" w:rsidDel="004F1C25">
          <w:delText xml:space="preserve">. Sub-humid streams uniquely contain </w:delText>
        </w:r>
        <w:r w:rsidRPr="009A7FCE" w:rsidDel="004F1C25">
          <w:rPr>
            <w:i/>
            <w:iCs/>
          </w:rPr>
          <w:delText>Trinectes maculatus</w:delText>
        </w:r>
        <w:r w:rsidRPr="009A7FCE" w:rsidDel="004F1C25">
          <w:delText xml:space="preserve">, </w:delText>
        </w:r>
        <w:r w:rsidRPr="009A7FCE" w:rsidDel="004F1C25">
          <w:rPr>
            <w:i/>
            <w:iCs/>
          </w:rPr>
          <w:delText>Ameiurus melas</w:delText>
        </w:r>
        <w:r w:rsidRPr="009A7FCE" w:rsidDel="004F1C25">
          <w:delText xml:space="preserve">, and </w:delText>
        </w:r>
        <w:r w:rsidRPr="009A7FCE" w:rsidDel="004F1C25">
          <w:rPr>
            <w:i/>
            <w:iCs/>
          </w:rPr>
          <w:delText>Cyprinella venusta</w:delText>
        </w:r>
        <w:r w:rsidR="00D1243A" w:rsidDel="004F1C25">
          <w:delText>.</w:delText>
        </w:r>
      </w:del>
    </w:p>
    <w:p w14:paraId="2D353878" w14:textId="74413E28" w:rsidR="00D1243A" w:rsidRDefault="00D1243A" w:rsidP="009A7FCE">
      <w:pPr>
        <w:spacing w:line="480" w:lineRule="auto"/>
        <w:contextualSpacing/>
        <w:rPr>
          <w:ins w:id="298" w:author="Christopher J. Patrick" w:date="2020-04-28T12:37:00Z"/>
        </w:rPr>
      </w:pPr>
      <w:del w:id="299" w:author="Christopher J. Patrick" w:date="2020-04-28T12:45:00Z">
        <w:r w:rsidDel="004F1C25">
          <w:delText>Significant fitted environmental variables on fish community NMDS include</w:delText>
        </w:r>
      </w:del>
      <w:ins w:id="300" w:author="Christopher J. Patrick" w:date="2020-04-28T12:45:00Z">
        <w:r w:rsidR="004F1C25">
          <w:t xml:space="preserve">Environmental variables retained for the </w:t>
        </w:r>
      </w:ins>
      <w:ins w:id="301" w:author="Christopher J. Patrick" w:date="2020-04-28T12:46:00Z">
        <w:r w:rsidR="004F1C25">
          <w:t>vector mapping included low flow pulse percentage, which oriented toward the semi-arid communities, and relative humidity and mean flow which orie</w:t>
        </w:r>
      </w:ins>
      <w:ins w:id="302" w:author="Christopher J. Patrick" w:date="2020-04-28T12:47:00Z">
        <w:r w:rsidR="004F1C25">
          <w:t xml:space="preserve">nted </w:t>
        </w:r>
        <w:proofErr w:type="spellStart"/>
        <w:r w:rsidR="004F1C25">
          <w:t>toware</w:t>
        </w:r>
        <w:proofErr w:type="spellEnd"/>
        <w:r w:rsidR="004F1C25">
          <w:t xml:space="preserve"> the mesic communities (Figure X, Table X)</w:t>
        </w:r>
      </w:ins>
      <w:del w:id="303" w:author="Christopher J. Patrick" w:date="2020-04-28T12:47:00Z">
        <w:r w:rsidDel="004F1C25">
          <w:delText xml:space="preserve"> RH and LFPP (Table </w:delText>
        </w:r>
      </w:del>
      <w:del w:id="304" w:author="Christopher J. Patrick" w:date="2020-04-27T15:44:00Z">
        <w:r w:rsidDel="00A870E1">
          <w:delText>1</w:delText>
        </w:r>
      </w:del>
      <w:del w:id="305" w:author="Christopher J. Patrick" w:date="2020-04-28T12:47:00Z">
        <w:r w:rsidDel="004F1C25">
          <w:delText>3)</w:delText>
        </w:r>
      </w:del>
      <w:r>
        <w:t>.</w:t>
      </w:r>
    </w:p>
    <w:p w14:paraId="2EB645D9" w14:textId="6CCF02AD" w:rsidR="00255B89" w:rsidRDefault="00255B89" w:rsidP="009A7FCE">
      <w:pPr>
        <w:spacing w:line="480" w:lineRule="auto"/>
        <w:contextualSpacing/>
        <w:rPr>
          <w:ins w:id="306" w:author="Christopher J. Patrick" w:date="2020-04-28T12:37:00Z"/>
        </w:rPr>
      </w:pPr>
    </w:p>
    <w:p w14:paraId="5CA68B1A" w14:textId="0F8279E5" w:rsidR="00255B89" w:rsidRPr="00D1243A" w:rsidDel="007803D6" w:rsidRDefault="004F1C25">
      <w:pPr>
        <w:spacing w:line="480" w:lineRule="auto"/>
        <w:ind w:firstLine="720"/>
        <w:contextualSpacing/>
        <w:rPr>
          <w:del w:id="307" w:author="Christopher J. Patrick" w:date="2020-04-28T12:50:00Z"/>
        </w:rPr>
        <w:pPrChange w:id="308" w:author="Christopher J. Patrick" w:date="2020-04-28T12:50:00Z">
          <w:pPr>
            <w:spacing w:line="480" w:lineRule="auto"/>
            <w:contextualSpacing/>
          </w:pPr>
        </w:pPrChange>
      </w:pPr>
      <w:ins w:id="309" w:author="Christopher J. Patrick" w:date="2020-04-28T12:47:00Z">
        <w:r>
          <w:t>The best solutions for NMDS ordinations of invertebrate communities had a stress value of 0.156 indicating a good fit of the data</w:t>
        </w:r>
      </w:ins>
      <w:ins w:id="310" w:author="Christopher J. Patrick" w:date="2020-04-28T12:48:00Z">
        <w:r>
          <w:t xml:space="preserve"> (Figure XB).</w:t>
        </w:r>
        <w:r w:rsidR="007803D6">
          <w:t xml:space="preserve">  Similar to the</w:t>
        </w:r>
      </w:ins>
      <w:ins w:id="311" w:author="Christopher J. Patrick" w:date="2020-04-28T12:49:00Z">
        <w:r w:rsidR="007803D6">
          <w:t xml:space="preserve"> fish ordination, the first axes </w:t>
        </w:r>
        <w:proofErr w:type="gramStart"/>
        <w:r w:rsidR="007803D6">
          <w:t>corresponds</w:t>
        </w:r>
        <w:proofErr w:type="gramEnd"/>
        <w:r w:rsidR="007803D6">
          <w:t xml:space="preserve"> to the rainfall gradient and this is quantified by cluster analysis into three distinct groups (Fig XB, YOU </w:t>
        </w:r>
      </w:ins>
      <w:ins w:id="312" w:author="Christopher J. Patrick" w:date="2020-04-28T12:50:00Z">
        <w:r w:rsidR="007803D6">
          <w:t>SHOULD REPORT THE Test statistic and p value for your cluster analysis).  The semi-arid cluster was characterized by</w:t>
        </w:r>
      </w:ins>
    </w:p>
    <w:p w14:paraId="2E9CC962" w14:textId="6E929612" w:rsidR="00D1243A" w:rsidRDefault="007A3C8C">
      <w:pPr>
        <w:spacing w:line="480" w:lineRule="auto"/>
        <w:ind w:firstLine="720"/>
        <w:contextualSpacing/>
        <w:pPrChange w:id="313" w:author="Christopher J. Patrick" w:date="2020-04-27T15:43:00Z">
          <w:pPr>
            <w:spacing w:line="480" w:lineRule="auto"/>
            <w:contextualSpacing/>
          </w:pPr>
        </w:pPrChange>
      </w:pPr>
      <w:commentRangeStart w:id="314"/>
      <w:del w:id="315" w:author="Christopher J. Patrick" w:date="2020-04-28T12:50:00Z">
        <w:r w:rsidRPr="009A7FCE" w:rsidDel="007803D6">
          <w:delText xml:space="preserve">The NMDS ordination of macroinvertebrate assemblages also display compositional shifts along the precipitation gradient (Figure 5). </w:delText>
        </w:r>
        <w:commentRangeEnd w:id="314"/>
        <w:r w:rsidR="00273803" w:rsidDel="007803D6">
          <w:rPr>
            <w:rStyle w:val="CommentReference"/>
          </w:rPr>
          <w:commentReference w:id="314"/>
        </w:r>
        <w:r w:rsidRPr="009A7FCE" w:rsidDel="007803D6">
          <w:delText>Macroinvertebrate assemblages in semi-arid climate contain</w:delText>
        </w:r>
      </w:del>
      <w:r w:rsidRPr="009A7FCE">
        <w:t xml:space="preserve"> a variety of gastropod taxa including </w:t>
      </w:r>
      <w:r w:rsidRPr="009A7FCE">
        <w:rPr>
          <w:i/>
          <w:iCs/>
        </w:rPr>
        <w:t xml:space="preserve">Amnicola sp. </w:t>
      </w:r>
      <w:proofErr w:type="spellStart"/>
      <w:r w:rsidRPr="009A7FCE">
        <w:rPr>
          <w:i/>
          <w:iCs/>
        </w:rPr>
        <w:t>Bythinia</w:t>
      </w:r>
      <w:proofErr w:type="spellEnd"/>
      <w:r w:rsidRPr="009A7FCE">
        <w:rPr>
          <w:i/>
          <w:iCs/>
        </w:rPr>
        <w:t xml:space="preserve"> sp. </w:t>
      </w:r>
      <w:ins w:id="316" w:author="Christopher J. Patrick" w:date="2020-04-28T12:50:00Z">
        <w:r w:rsidR="007803D6" w:rsidRPr="007803D6">
          <w:rPr>
            <w:iCs/>
            <w:rPrChange w:id="317" w:author="Christopher J. Patrick" w:date="2020-04-28T12:50:00Z">
              <w:rPr>
                <w:i/>
                <w:iCs/>
              </w:rPr>
            </w:rPrChange>
          </w:rPr>
          <w:t>a</w:t>
        </w:r>
      </w:ins>
      <w:del w:id="318" w:author="Christopher J. Patrick" w:date="2020-04-28T12:50:00Z">
        <w:r w:rsidRPr="007803D6" w:rsidDel="007803D6">
          <w:rPr>
            <w:iCs/>
            <w:rPrChange w:id="319" w:author="Christopher J. Patrick" w:date="2020-04-28T12:50:00Z">
              <w:rPr>
                <w:i/>
                <w:iCs/>
              </w:rPr>
            </w:rPrChange>
          </w:rPr>
          <w:delText>A</w:delText>
        </w:r>
      </w:del>
      <w:r w:rsidRPr="007803D6">
        <w:rPr>
          <w:iCs/>
          <w:rPrChange w:id="320" w:author="Christopher J. Patrick" w:date="2020-04-28T12:50:00Z">
            <w:rPr>
              <w:i/>
              <w:iCs/>
            </w:rPr>
          </w:rPrChange>
        </w:rPr>
        <w:t>nd</w:t>
      </w:r>
      <w:r w:rsidRPr="009A7FCE">
        <w:rPr>
          <w:i/>
          <w:iCs/>
        </w:rPr>
        <w:t xml:space="preserve"> </w:t>
      </w:r>
      <w:proofErr w:type="spellStart"/>
      <w:r w:rsidRPr="009A7FCE">
        <w:rPr>
          <w:i/>
          <w:iCs/>
        </w:rPr>
        <w:t>melanoides</w:t>
      </w:r>
      <w:proofErr w:type="spellEnd"/>
      <w:r w:rsidRPr="009A7FCE">
        <w:rPr>
          <w:i/>
          <w:iCs/>
        </w:rPr>
        <w:t xml:space="preserve"> sp.</w:t>
      </w:r>
      <w:r w:rsidRPr="009A7FCE">
        <w:t xml:space="preserve"> </w:t>
      </w:r>
      <w:ins w:id="321" w:author="Christopher J. Patrick" w:date="2020-04-28T12:51:00Z">
        <w:r w:rsidR="007803D6">
          <w:t>The m</w:t>
        </w:r>
      </w:ins>
      <w:del w:id="322" w:author="Christopher J. Patrick" w:date="2020-04-28T12:51:00Z">
        <w:r w:rsidRPr="009A7FCE" w:rsidDel="007803D6">
          <w:delText>M</w:delText>
        </w:r>
      </w:del>
      <w:r w:rsidRPr="009A7FCE">
        <w:t>esic communit</w:t>
      </w:r>
      <w:ins w:id="323" w:author="Christopher J. Patrick" w:date="2020-04-28T12:51:00Z">
        <w:r w:rsidR="007803D6">
          <w:t>y cluster</w:t>
        </w:r>
      </w:ins>
      <w:del w:id="324" w:author="Christopher J. Patrick" w:date="2020-04-28T12:51:00Z">
        <w:r w:rsidRPr="009A7FCE" w:rsidDel="007803D6">
          <w:delText>ies</w:delText>
        </w:r>
      </w:del>
      <w:r w:rsidRPr="009A7FCE">
        <w:t xml:space="preserve"> contain</w:t>
      </w:r>
      <w:ins w:id="325" w:author="Christopher J. Patrick" w:date="2020-04-28T12:51:00Z">
        <w:r w:rsidR="007803D6">
          <w:t>ed</w:t>
        </w:r>
      </w:ins>
      <w:r w:rsidRPr="009A7FCE">
        <w:t xml:space="preserve"> species from a greater number of taxonomic orders including Ephemeroptera, </w:t>
      </w:r>
      <w:proofErr w:type="spellStart"/>
      <w:r w:rsidRPr="009A7FCE">
        <w:t>Trichoptera</w:t>
      </w:r>
      <w:proofErr w:type="spellEnd"/>
      <w:r w:rsidRPr="009A7FCE">
        <w:t xml:space="preserve">, Coleoptera, and Hemiptera. </w:t>
      </w:r>
      <w:ins w:id="326" w:author="Christopher J. Patrick" w:date="2020-04-28T12:51:00Z">
        <w:r w:rsidR="007803D6">
          <w:t>The s</w:t>
        </w:r>
      </w:ins>
      <w:del w:id="327" w:author="Christopher J. Patrick" w:date="2020-04-28T12:51:00Z">
        <w:r w:rsidRPr="009A7FCE" w:rsidDel="007803D6">
          <w:delText>S</w:delText>
        </w:r>
      </w:del>
      <w:r w:rsidRPr="009A7FCE">
        <w:t>ub-humid communit</w:t>
      </w:r>
      <w:ins w:id="328" w:author="Christopher J. Patrick" w:date="2020-04-28T12:51:00Z">
        <w:r w:rsidR="007803D6">
          <w:t>y clusters</w:t>
        </w:r>
      </w:ins>
      <w:del w:id="329" w:author="Christopher J. Patrick" w:date="2020-04-28T12:51:00Z">
        <w:r w:rsidRPr="009A7FCE" w:rsidDel="007803D6">
          <w:delText>ies</w:delText>
        </w:r>
      </w:del>
      <w:r w:rsidRPr="009A7FCE">
        <w:t xml:space="preserve"> contain</w:t>
      </w:r>
      <w:ins w:id="330" w:author="Christopher J. Patrick" w:date="2020-04-28T12:51:00Z">
        <w:r w:rsidR="007803D6">
          <w:t>ed</w:t>
        </w:r>
      </w:ins>
      <w:r w:rsidRPr="009A7FCE">
        <w:t xml:space="preserve"> a greater proportion of </w:t>
      </w:r>
      <w:ins w:id="331" w:author="Christopher J. Patrick" w:date="2020-04-28T12:51:00Z">
        <w:r w:rsidR="007803D6">
          <w:t>c</w:t>
        </w:r>
      </w:ins>
      <w:del w:id="332" w:author="Christopher J. Patrick" w:date="2020-04-28T12:51:00Z">
        <w:r w:rsidRPr="009A7FCE" w:rsidDel="007803D6">
          <w:delText>C</w:delText>
        </w:r>
      </w:del>
      <w:r w:rsidRPr="009A7FCE">
        <w:t xml:space="preserve">rustaceans including </w:t>
      </w:r>
      <w:proofErr w:type="spellStart"/>
      <w:r w:rsidRPr="009A7FCE">
        <w:rPr>
          <w:i/>
          <w:iCs/>
        </w:rPr>
        <w:t>Palaemonetes</w:t>
      </w:r>
      <w:proofErr w:type="spellEnd"/>
      <w:r w:rsidRPr="009A7FCE">
        <w:rPr>
          <w:i/>
          <w:iCs/>
        </w:rPr>
        <w:t xml:space="preserve"> </w:t>
      </w:r>
      <w:r w:rsidRPr="009A7FCE">
        <w:rPr>
          <w:i/>
          <w:iCs/>
        </w:rPr>
        <w:lastRenderedPageBreak/>
        <w:t>sp</w:t>
      </w:r>
      <w:r w:rsidRPr="009A7FCE">
        <w:t xml:space="preserve">., </w:t>
      </w:r>
      <w:proofErr w:type="spellStart"/>
      <w:r w:rsidRPr="009A7FCE">
        <w:rPr>
          <w:i/>
          <w:iCs/>
        </w:rPr>
        <w:t>Orconectes</w:t>
      </w:r>
      <w:proofErr w:type="spellEnd"/>
      <w:r w:rsidRPr="009A7FCE">
        <w:rPr>
          <w:i/>
          <w:iCs/>
        </w:rPr>
        <w:t xml:space="preserve"> sp</w:t>
      </w:r>
      <w:r w:rsidRPr="009A7FCE">
        <w:t xml:space="preserve">., and isopods in the genus </w:t>
      </w:r>
      <w:r w:rsidRPr="009A7FCE">
        <w:rPr>
          <w:i/>
          <w:iCs/>
        </w:rPr>
        <w:t>Caecidotea</w:t>
      </w:r>
      <w:r w:rsidRPr="009A7FCE">
        <w:t xml:space="preserve">. </w:t>
      </w:r>
      <w:r w:rsidR="00D1243A">
        <w:t>Significant fitted environmental variables on invertebrate community NMDS include</w:t>
      </w:r>
      <w:ins w:id="333" w:author="Christopher J. Patrick" w:date="2020-04-28T12:51:00Z">
        <w:r w:rsidR="007803D6">
          <w:t>d</w:t>
        </w:r>
      </w:ins>
      <w:r w:rsidR="00D1243A">
        <w:t xml:space="preserve"> </w:t>
      </w:r>
      <w:del w:id="334" w:author="Christopher J. Patrick" w:date="2020-04-28T12:51:00Z">
        <w:r w:rsidR="00D1243A" w:rsidDel="007803D6">
          <w:delText>RH and LFPP, and ln(Cond)</w:delText>
        </w:r>
      </w:del>
      <w:ins w:id="335" w:author="Christopher J. Patrick" w:date="2020-04-28T12:51:00Z">
        <w:r w:rsidR="007803D6">
          <w:t>relative humidity</w:t>
        </w:r>
      </w:ins>
      <w:ins w:id="336" w:author="Christopher J. Patrick" w:date="2020-04-28T12:53:00Z">
        <w:r w:rsidR="007803D6">
          <w:t>, low flow pulse percentage, and conductivity</w:t>
        </w:r>
      </w:ins>
      <w:r w:rsidR="00D1243A">
        <w:t xml:space="preserve"> (</w:t>
      </w:r>
      <w:ins w:id="337" w:author="Christopher J. Patrick" w:date="2020-04-28T12:53:00Z">
        <w:r w:rsidR="007803D6">
          <w:t xml:space="preserve">Figure XB, </w:t>
        </w:r>
      </w:ins>
      <w:r w:rsidR="00D1243A">
        <w:t xml:space="preserve">Table </w:t>
      </w:r>
      <w:del w:id="338" w:author="Christopher J. Patrick" w:date="2020-04-28T12:53:00Z">
        <w:r w:rsidR="00D1243A" w:rsidDel="007803D6">
          <w:delText>14)</w:delText>
        </w:r>
      </w:del>
      <w:ins w:id="339" w:author="Christopher J. Patrick" w:date="2020-04-28T12:53:00Z">
        <w:r w:rsidR="007803D6">
          <w:t>X)</w:t>
        </w:r>
      </w:ins>
      <w:r w:rsidR="00D1243A">
        <w:t>.</w:t>
      </w:r>
    </w:p>
    <w:p w14:paraId="0CE70B34" w14:textId="68F7C1F9" w:rsidR="007A3C8C" w:rsidRPr="009A7FCE" w:rsidRDefault="007A3C8C" w:rsidP="009A7FCE">
      <w:pPr>
        <w:spacing w:line="480" w:lineRule="auto"/>
        <w:contextualSpacing/>
      </w:pPr>
    </w:p>
    <w:p w14:paraId="09104C6A" w14:textId="77777777" w:rsidR="00273803" w:rsidRDefault="00273803" w:rsidP="00273803">
      <w:pPr>
        <w:spacing w:line="480" w:lineRule="auto"/>
        <w:contextualSpacing/>
        <w:rPr>
          <w:b/>
          <w:bCs/>
          <w:sz w:val="28"/>
        </w:rPr>
      </w:pPr>
    </w:p>
    <w:p w14:paraId="71D742B5" w14:textId="45E5AC54" w:rsidR="007A3C8C" w:rsidRDefault="007A3C8C" w:rsidP="009A7FCE">
      <w:pPr>
        <w:spacing w:line="480" w:lineRule="auto"/>
        <w:contextualSpacing/>
        <w:rPr>
          <w:ins w:id="340" w:author="Christopher J. Patrick" w:date="2020-04-28T12:54:00Z"/>
          <w:b/>
          <w:bCs/>
          <w:sz w:val="28"/>
        </w:rPr>
      </w:pPr>
      <w:commentRangeStart w:id="341"/>
      <w:r w:rsidRPr="009A7FCE">
        <w:rPr>
          <w:b/>
          <w:bCs/>
          <w:sz w:val="28"/>
        </w:rPr>
        <w:t>Discussion</w:t>
      </w:r>
      <w:commentRangeEnd w:id="341"/>
      <w:r w:rsidR="001326BF">
        <w:rPr>
          <w:rStyle w:val="CommentReference"/>
        </w:rPr>
        <w:commentReference w:id="341"/>
      </w:r>
    </w:p>
    <w:p w14:paraId="05F8E504" w14:textId="53F91007" w:rsidR="001326BF" w:rsidRPr="00411202" w:rsidRDefault="001326BF">
      <w:pPr>
        <w:spacing w:line="480" w:lineRule="auto"/>
        <w:ind w:firstLine="720"/>
        <w:contextualSpacing/>
        <w:rPr>
          <w:rPrChange w:id="342" w:author="Christopher J. Patrick" w:date="2020-04-28T13:04:00Z">
            <w:rPr>
              <w:b/>
              <w:bCs/>
              <w:sz w:val="28"/>
            </w:rPr>
          </w:rPrChange>
        </w:rPr>
        <w:pPrChange w:id="343" w:author="Christopher J. Patrick" w:date="2020-04-28T13:04:00Z">
          <w:pPr>
            <w:spacing w:line="480" w:lineRule="auto"/>
            <w:contextualSpacing/>
          </w:pPr>
        </w:pPrChange>
      </w:pPr>
      <w:ins w:id="344" w:author="Christopher J. Patrick" w:date="2020-04-28T12:55:00Z">
        <w:r>
          <w:t xml:space="preserve">Using the Texas Coastal Prairie </w:t>
        </w:r>
      </w:ins>
      <w:ins w:id="345" w:author="Christopher J. Patrick" w:date="2020-04-28T13:23:00Z">
        <w:r w:rsidR="006225D5">
          <w:t xml:space="preserve">(TCP) </w:t>
        </w:r>
      </w:ins>
      <w:ins w:id="346" w:author="Christopher J. Patrick" w:date="2020-04-28T12:55:00Z">
        <w:r>
          <w:t>as a model system, o</w:t>
        </w:r>
        <w:r w:rsidRPr="00E522EE">
          <w:t xml:space="preserve">ur </w:t>
        </w:r>
        <w:r>
          <w:t xml:space="preserve">goal was to quantify patterns in the diversity and composition of stream communities </w:t>
        </w:r>
      </w:ins>
      <w:ins w:id="347" w:author="Christopher J. Patrick" w:date="2020-04-28T12:56:00Z">
        <w:r>
          <w:t>along an extreme precipitation gradient to better understanding how streams might respond to future changes in mean annual rainfall.</w:t>
        </w:r>
      </w:ins>
      <w:ins w:id="348" w:author="Christopher J. Patrick" w:date="2020-04-28T12:57:00Z">
        <w:r>
          <w:t xml:space="preserve">  Our observational study identified strong compositional shifts in both fish and invertebrate communities along the precipitation gradient</w:t>
        </w:r>
      </w:ins>
      <w:ins w:id="349" w:author="Christopher J. Patrick" w:date="2020-04-28T12:59:00Z">
        <w:r w:rsidR="00411202">
          <w:t xml:space="preserve">.  </w:t>
        </w:r>
      </w:ins>
      <w:ins w:id="350" w:author="Christopher J. Patrick" w:date="2020-04-28T13:01:00Z">
        <w:r w:rsidR="00411202">
          <w:t xml:space="preserve">We also observed a positive relationship between fish diversity and mean annual rainfall, matching expectations, however, </w:t>
        </w:r>
      </w:ins>
      <w:ins w:id="351" w:author="Christopher J. Patrick" w:date="2020-04-28T12:59:00Z">
        <w:r w:rsidR="00411202">
          <w:t xml:space="preserve">invertebrate diversity </w:t>
        </w:r>
      </w:ins>
      <w:ins w:id="352" w:author="Christopher J. Patrick" w:date="2020-04-28T13:01:00Z">
        <w:r w:rsidR="00411202">
          <w:t xml:space="preserve">did not exhibit the expected </w:t>
        </w:r>
      </w:ins>
      <w:ins w:id="353" w:author="Christopher J. Patrick" w:date="2020-04-28T13:00:00Z">
        <w:r w:rsidR="00411202">
          <w:t>relationships with</w:t>
        </w:r>
      </w:ins>
      <w:ins w:id="354" w:author="Christopher J. Patrick" w:date="2020-04-28T12:59:00Z">
        <w:r w:rsidR="00411202">
          <w:t xml:space="preserve"> rainfall</w:t>
        </w:r>
      </w:ins>
      <w:ins w:id="355" w:author="Christopher J. Patrick" w:date="2020-04-28T13:01:00Z">
        <w:r w:rsidR="00411202">
          <w:t xml:space="preserve">.  </w:t>
        </w:r>
      </w:ins>
      <w:ins w:id="356" w:author="Christopher J. Patrick" w:date="2020-04-28T13:02:00Z">
        <w:r w:rsidR="00411202">
          <w:t xml:space="preserve">Environmental data collected at each site suggest several mechanistic drivers of these changes operating through water solute concentrations and flow regimes.  </w:t>
        </w:r>
      </w:ins>
      <w:ins w:id="357" w:author="Christopher J. Patrick" w:date="2020-04-28T13:03:00Z">
        <w:r w:rsidR="00411202">
          <w:t>Below we discuss these resu</w:t>
        </w:r>
      </w:ins>
      <w:ins w:id="358" w:author="Christopher J. Patrick" w:date="2020-04-28T13:04:00Z">
        <w:r w:rsidR="00411202">
          <w:t xml:space="preserve">lts, place in the context of other literature, and make suggestions for future work. </w:t>
        </w:r>
      </w:ins>
      <w:ins w:id="359" w:author="Christopher J. Patrick" w:date="2020-04-28T13:00:00Z">
        <w:r w:rsidR="00411202">
          <w:t xml:space="preserve"> </w:t>
        </w:r>
      </w:ins>
    </w:p>
    <w:p w14:paraId="5879F549" w14:textId="75D5E592" w:rsidR="00B943C3" w:rsidRPr="00A870E1" w:rsidRDefault="00B943C3" w:rsidP="00BD78C4">
      <w:pPr>
        <w:spacing w:line="480" w:lineRule="auto"/>
        <w:ind w:firstLine="720"/>
        <w:contextualSpacing/>
        <w:rPr>
          <w:rPrChange w:id="360" w:author="Christopher J. Patrick" w:date="2020-04-27T15:44:00Z">
            <w:rPr>
              <w:sz w:val="28"/>
            </w:rPr>
          </w:rPrChange>
        </w:rPr>
      </w:pPr>
      <w:del w:id="361" w:author="Christopher J. Patrick" w:date="2020-04-28T13:04:00Z">
        <w:r w:rsidRPr="00A870E1" w:rsidDel="00411202">
          <w:rPr>
            <w:i/>
            <w:iCs/>
            <w:rPrChange w:id="362" w:author="Christopher J. Patrick" w:date="2020-04-27T15:44:00Z">
              <w:rPr>
                <w:i/>
                <w:iCs/>
                <w:sz w:val="28"/>
              </w:rPr>
            </w:rPrChange>
          </w:rPr>
          <w:delText>Climate-gradient</w:delText>
        </w:r>
        <w:r w:rsidRPr="00A870E1" w:rsidDel="00411202">
          <w:rPr>
            <w:rPrChange w:id="363" w:author="Christopher J. Patrick" w:date="2020-04-27T15:44:00Z">
              <w:rPr>
                <w:sz w:val="28"/>
              </w:rPr>
            </w:rPrChange>
          </w:rPr>
          <w:delText>: The</w:delText>
        </w:r>
      </w:del>
      <w:ins w:id="364" w:author="Christopher J. Patrick" w:date="2020-04-28T13:04:00Z">
        <w:r w:rsidR="00411202">
          <w:rPr>
            <w:iCs/>
          </w:rPr>
          <w:t xml:space="preserve">The lack of observed relationships between </w:t>
        </w:r>
      </w:ins>
      <w:ins w:id="365" w:author="Christopher J. Patrick" w:date="2020-04-28T13:23:00Z">
        <w:r w:rsidR="006225D5">
          <w:rPr>
            <w:iCs/>
          </w:rPr>
          <w:t>annual precipitation (AP) and the majority of environmental variables supports the assertion that</w:t>
        </w:r>
      </w:ins>
      <w:r w:rsidRPr="00A870E1">
        <w:rPr>
          <w:rPrChange w:id="366" w:author="Christopher J. Patrick" w:date="2020-04-27T15:44:00Z">
            <w:rPr>
              <w:sz w:val="28"/>
            </w:rPr>
          </w:rPrChange>
        </w:rPr>
        <w:t xml:space="preserve"> TCP is an exemplary region to conduct space for time substitutions</w:t>
      </w:r>
      <w:r w:rsidR="007B419D" w:rsidRPr="00A870E1">
        <w:rPr>
          <w:rPrChange w:id="367" w:author="Christopher J. Patrick" w:date="2020-04-27T15:44:00Z">
            <w:rPr>
              <w:sz w:val="28"/>
            </w:rPr>
          </w:rPrChange>
        </w:rPr>
        <w:t xml:space="preserve"> to make useful ecological predictions regarding climate change</w:t>
      </w:r>
      <w:r w:rsidRPr="00A870E1">
        <w:rPr>
          <w:rPrChange w:id="368" w:author="Christopher J. Patrick" w:date="2020-04-27T15:44:00Z">
            <w:rPr>
              <w:sz w:val="28"/>
            </w:rPr>
          </w:rPrChange>
        </w:rPr>
        <w:t xml:space="preserve">. </w:t>
      </w:r>
      <w:ins w:id="369" w:author="Christopher J. Patrick" w:date="2020-04-28T13:24:00Z">
        <w:r w:rsidR="006225D5">
          <w:t xml:space="preserve">While we did observe relationships between AP, potential evapotranspiration (PET), and runoff and water quality </w:t>
        </w:r>
      </w:ins>
      <w:ins w:id="370" w:author="Christopher J. Patrick" w:date="2020-04-28T13:25:00Z">
        <w:r w:rsidR="006225D5">
          <w:t>variables such as conductivity and nutrients as well as riparian cover, these relationships are likely causal and important mechanistic pieces of the relationships b</w:t>
        </w:r>
      </w:ins>
      <w:ins w:id="371" w:author="Christopher J. Patrick" w:date="2020-04-28T13:26:00Z">
        <w:r w:rsidR="006225D5">
          <w:t xml:space="preserve">etween AP and stream communities.  </w:t>
        </w:r>
      </w:ins>
      <w:del w:id="372" w:author="Christopher J. Patrick" w:date="2020-04-28T13:26:00Z">
        <w:r w:rsidRPr="00A870E1" w:rsidDel="006225D5">
          <w:rPr>
            <w:rPrChange w:id="373" w:author="Christopher J. Patrick" w:date="2020-04-27T15:44:00Z">
              <w:rPr>
                <w:sz w:val="28"/>
              </w:rPr>
            </w:rPrChange>
          </w:rPr>
          <w:delText xml:space="preserve">There are climate gradients of </w:delText>
        </w:r>
        <w:r w:rsidRPr="00A870E1" w:rsidDel="006225D5">
          <w:rPr>
            <w:rPrChange w:id="374" w:author="Christopher J. Patrick" w:date="2020-04-27T15:44:00Z">
              <w:rPr>
                <w:sz w:val="28"/>
              </w:rPr>
            </w:rPrChange>
          </w:rPr>
          <w:lastRenderedPageBreak/>
          <w:delText xml:space="preserve">AP (#-#), PET (#-#), and Runof (#-#). Field measurements reveal coincidental gradients of water parameters including conductivity </w:delText>
        </w:r>
        <w:r w:rsidR="00220896" w:rsidRPr="00A870E1" w:rsidDel="006225D5">
          <w:rPr>
            <w:rPrChange w:id="375" w:author="Christopher J. Patrick" w:date="2020-04-27T15:44:00Z">
              <w:rPr>
                <w:sz w:val="28"/>
              </w:rPr>
            </w:rPrChange>
          </w:rPr>
          <w:delText xml:space="preserve">(DATA) </w:delText>
        </w:r>
        <w:r w:rsidRPr="00A870E1" w:rsidDel="006225D5">
          <w:rPr>
            <w:rPrChange w:id="376" w:author="Christopher J. Patrick" w:date="2020-04-27T15:44:00Z">
              <w:rPr>
                <w:sz w:val="28"/>
              </w:rPr>
            </w:rPrChange>
          </w:rPr>
          <w:delText>and NH</w:delText>
        </w:r>
        <w:r w:rsidRPr="00A870E1" w:rsidDel="006225D5">
          <w:rPr>
            <w:vertAlign w:val="subscript"/>
            <w:rPrChange w:id="377" w:author="Christopher J. Patrick" w:date="2020-04-27T15:44:00Z">
              <w:rPr>
                <w:sz w:val="28"/>
                <w:vertAlign w:val="subscript"/>
              </w:rPr>
            </w:rPrChange>
          </w:rPr>
          <w:delText>4</w:delText>
        </w:r>
        <w:r w:rsidRPr="00A870E1" w:rsidDel="006225D5">
          <w:rPr>
            <w:vertAlign w:val="superscript"/>
            <w:rPrChange w:id="378" w:author="Christopher J. Patrick" w:date="2020-04-27T15:44:00Z">
              <w:rPr>
                <w:sz w:val="28"/>
                <w:vertAlign w:val="superscript"/>
              </w:rPr>
            </w:rPrChange>
          </w:rPr>
          <w:delText>+</w:delText>
        </w:r>
        <w:r w:rsidR="00220896" w:rsidRPr="00A870E1" w:rsidDel="006225D5">
          <w:rPr>
            <w:rPrChange w:id="379" w:author="Christopher J. Patrick" w:date="2020-04-27T15:44:00Z">
              <w:rPr>
                <w:sz w:val="28"/>
              </w:rPr>
            </w:rPrChange>
          </w:rPr>
          <w:delText xml:space="preserve"> (DATA)</w:delText>
        </w:r>
        <w:r w:rsidRPr="00A870E1" w:rsidDel="006225D5">
          <w:rPr>
            <w:rPrChange w:id="380" w:author="Christopher J. Patrick" w:date="2020-04-27T15:44:00Z">
              <w:rPr>
                <w:sz w:val="28"/>
              </w:rPr>
            </w:rPrChange>
          </w:rPr>
          <w:delText xml:space="preserve">. </w:delText>
        </w:r>
      </w:del>
      <w:r w:rsidRPr="00A870E1">
        <w:rPr>
          <w:rPrChange w:id="381" w:author="Christopher J. Patrick" w:date="2020-04-27T15:44:00Z">
            <w:rPr>
              <w:sz w:val="28"/>
            </w:rPr>
          </w:rPrChange>
        </w:rPr>
        <w:t xml:space="preserve">The field-measured riparian data </w:t>
      </w:r>
      <w:r w:rsidR="007B419D" w:rsidRPr="00A870E1">
        <w:rPr>
          <w:rPrChange w:id="382" w:author="Christopher J. Patrick" w:date="2020-04-27T15:44:00Z">
            <w:rPr>
              <w:sz w:val="28"/>
            </w:rPr>
          </w:rPrChange>
        </w:rPr>
        <w:t xml:space="preserve">(Canopy) </w:t>
      </w:r>
      <w:r w:rsidRPr="00A870E1">
        <w:rPr>
          <w:rPrChange w:id="383" w:author="Christopher J. Patrick" w:date="2020-04-27T15:44:00Z">
            <w:rPr>
              <w:sz w:val="28"/>
            </w:rPr>
          </w:rPrChange>
        </w:rPr>
        <w:t xml:space="preserve">proved uninformative due to </w:t>
      </w:r>
      <w:r w:rsidR="007B419D" w:rsidRPr="00A870E1">
        <w:rPr>
          <w:rPrChange w:id="384" w:author="Christopher J. Patrick" w:date="2020-04-27T15:44:00Z">
            <w:rPr>
              <w:sz w:val="28"/>
            </w:rPr>
          </w:rPrChange>
        </w:rPr>
        <w:t xml:space="preserve">outlier effects brought on by </w:t>
      </w:r>
      <w:r w:rsidRPr="00A870E1">
        <w:rPr>
          <w:rPrChange w:id="385" w:author="Christopher J. Patrick" w:date="2020-04-27T15:44:00Z">
            <w:rPr>
              <w:sz w:val="28"/>
            </w:rPr>
          </w:rPrChange>
        </w:rPr>
        <w:t xml:space="preserve">sub-urban </w:t>
      </w:r>
      <w:r w:rsidR="00220896" w:rsidRPr="00A870E1">
        <w:rPr>
          <w:rPrChange w:id="386" w:author="Christopher J. Patrick" w:date="2020-04-27T15:44:00Z">
            <w:rPr>
              <w:sz w:val="28"/>
            </w:rPr>
          </w:rPrChange>
        </w:rPr>
        <w:t>floodway maintenance</w:t>
      </w:r>
      <w:r w:rsidRPr="00A870E1">
        <w:rPr>
          <w:rPrChange w:id="387" w:author="Christopher J. Patrick" w:date="2020-04-27T15:44:00Z">
            <w:rPr>
              <w:sz w:val="28"/>
            </w:rPr>
          </w:rPrChange>
        </w:rPr>
        <w:t xml:space="preserve"> at</w:t>
      </w:r>
      <w:r w:rsidR="007B419D" w:rsidRPr="00A870E1">
        <w:rPr>
          <w:rPrChange w:id="388" w:author="Christopher J. Patrick" w:date="2020-04-27T15:44:00Z">
            <w:rPr>
              <w:sz w:val="28"/>
            </w:rPr>
          </w:rPrChange>
        </w:rPr>
        <w:t xml:space="preserve"> our most humid site,</w:t>
      </w:r>
      <w:r w:rsidRPr="00A870E1">
        <w:rPr>
          <w:rPrChange w:id="389" w:author="Christopher J. Patrick" w:date="2020-04-27T15:44:00Z">
            <w:rPr>
              <w:sz w:val="28"/>
            </w:rPr>
          </w:rPrChange>
        </w:rPr>
        <w:t xml:space="preserve"> Bear Creek. </w:t>
      </w:r>
      <w:r w:rsidR="00220896" w:rsidRPr="00A870E1">
        <w:rPr>
          <w:rPrChange w:id="390" w:author="Christopher J. Patrick" w:date="2020-04-27T15:44:00Z">
            <w:rPr>
              <w:sz w:val="28"/>
            </w:rPr>
          </w:rPrChange>
        </w:rPr>
        <w:t>So,</w:t>
      </w:r>
      <w:r w:rsidRPr="00A870E1">
        <w:rPr>
          <w:rPrChange w:id="391" w:author="Christopher J. Patrick" w:date="2020-04-27T15:44:00Z">
            <w:rPr>
              <w:sz w:val="28"/>
            </w:rPr>
          </w:rPrChange>
        </w:rPr>
        <w:t xml:space="preserve"> we restrict our </w:t>
      </w:r>
      <w:r w:rsidR="00220896" w:rsidRPr="00A870E1">
        <w:rPr>
          <w:rPrChange w:id="392" w:author="Christopher J. Patrick" w:date="2020-04-27T15:44:00Z">
            <w:rPr>
              <w:sz w:val="28"/>
            </w:rPr>
          </w:rPrChange>
        </w:rPr>
        <w:t>discussion</w:t>
      </w:r>
      <w:r w:rsidRPr="00A870E1">
        <w:rPr>
          <w:rPrChange w:id="393" w:author="Christopher J. Patrick" w:date="2020-04-27T15:44:00Z">
            <w:rPr>
              <w:sz w:val="28"/>
            </w:rPr>
          </w:rPrChange>
        </w:rPr>
        <w:t xml:space="preserve"> of riparian-effects on community assembly to the watershed-level metric </w:t>
      </w:r>
      <w:r w:rsidR="007B419D" w:rsidRPr="00A870E1">
        <w:rPr>
          <w:rPrChange w:id="394" w:author="Christopher J. Patrick" w:date="2020-04-27T15:44:00Z">
            <w:rPr>
              <w:sz w:val="28"/>
            </w:rPr>
          </w:rPrChange>
        </w:rPr>
        <w:t xml:space="preserve">(Rip.forest), </w:t>
      </w:r>
      <w:r w:rsidRPr="00A870E1">
        <w:rPr>
          <w:rPrChange w:id="395" w:author="Christopher J. Patrick" w:date="2020-04-27T15:44:00Z">
            <w:rPr>
              <w:sz w:val="28"/>
            </w:rPr>
          </w:rPrChange>
        </w:rPr>
        <w:t xml:space="preserve">supplied by the USGS. </w:t>
      </w:r>
      <w:del w:id="396" w:author="Christopher J. Patrick" w:date="2020-04-28T13:26:00Z">
        <w:r w:rsidR="007B419D" w:rsidRPr="00A870E1" w:rsidDel="006225D5">
          <w:rPr>
            <w:rPrChange w:id="397" w:author="Christopher J. Patrick" w:date="2020-04-27T15:44:00Z">
              <w:rPr>
                <w:sz w:val="28"/>
              </w:rPr>
            </w:rPrChange>
          </w:rPr>
          <w:delText>The</w:delText>
        </w:r>
        <w:r w:rsidR="00220896" w:rsidRPr="00A870E1" w:rsidDel="006225D5">
          <w:rPr>
            <w:rPrChange w:id="398" w:author="Christopher J. Patrick" w:date="2020-04-27T15:44:00Z">
              <w:rPr>
                <w:sz w:val="28"/>
              </w:rPr>
            </w:rPrChange>
          </w:rPr>
          <w:delText xml:space="preserve"> lack of </w:delText>
        </w:r>
        <w:r w:rsidR="007B419D" w:rsidRPr="00A870E1" w:rsidDel="006225D5">
          <w:rPr>
            <w:rPrChange w:id="399" w:author="Christopher J. Patrick" w:date="2020-04-27T15:44:00Z">
              <w:rPr>
                <w:sz w:val="28"/>
              </w:rPr>
            </w:rPrChange>
          </w:rPr>
          <w:delText xml:space="preserve">significant </w:delText>
        </w:r>
        <w:r w:rsidR="00220896" w:rsidRPr="00A870E1" w:rsidDel="006225D5">
          <w:rPr>
            <w:rPrChange w:id="400" w:author="Christopher J. Patrick" w:date="2020-04-27T15:44:00Z">
              <w:rPr>
                <w:sz w:val="28"/>
              </w:rPr>
            </w:rPrChange>
          </w:rPr>
          <w:delText xml:space="preserve">relationships between AP and other variables </w:delText>
        </w:r>
        <w:r w:rsidR="007B419D" w:rsidRPr="00A870E1" w:rsidDel="006225D5">
          <w:rPr>
            <w:rPrChange w:id="401" w:author="Christopher J. Patrick" w:date="2020-04-27T15:44:00Z">
              <w:rPr>
                <w:sz w:val="28"/>
              </w:rPr>
            </w:rPrChange>
          </w:rPr>
          <w:delText>corroborates the reduction in otherwise common c</w:delText>
        </w:r>
        <w:r w:rsidR="00220896" w:rsidRPr="00A870E1" w:rsidDel="006225D5">
          <w:rPr>
            <w:rPrChange w:id="402" w:author="Christopher J. Patrick" w:date="2020-04-27T15:44:00Z">
              <w:rPr>
                <w:sz w:val="28"/>
              </w:rPr>
            </w:rPrChange>
          </w:rPr>
          <w:delText xml:space="preserve">onfounding </w:delText>
        </w:r>
        <w:r w:rsidR="007B419D" w:rsidRPr="00A870E1" w:rsidDel="006225D5">
          <w:rPr>
            <w:rPrChange w:id="403" w:author="Christopher J. Patrick" w:date="2020-04-27T15:44:00Z">
              <w:rPr>
                <w:sz w:val="28"/>
              </w:rPr>
            </w:rPrChange>
          </w:rPr>
          <w:delText xml:space="preserve">elevation, geologic, and </w:delText>
        </w:r>
        <w:r w:rsidR="00220896" w:rsidRPr="00A870E1" w:rsidDel="006225D5">
          <w:rPr>
            <w:rPrChange w:id="404" w:author="Christopher J. Patrick" w:date="2020-04-27T15:44:00Z">
              <w:rPr>
                <w:sz w:val="28"/>
              </w:rPr>
            </w:rPrChange>
          </w:rPr>
          <w:delText>land-use characteristics.</w:delText>
        </w:r>
      </w:del>
    </w:p>
    <w:p w14:paraId="746B77B0" w14:textId="77777777" w:rsidR="006225D5" w:rsidRDefault="00B943C3" w:rsidP="00B943C3">
      <w:pPr>
        <w:spacing w:line="480" w:lineRule="auto"/>
        <w:contextualSpacing/>
        <w:rPr>
          <w:ins w:id="405" w:author="Christopher J. Patrick" w:date="2020-04-28T13:32:00Z"/>
          <w:i/>
          <w:iCs/>
        </w:rPr>
      </w:pPr>
      <w:del w:id="406" w:author="Christopher J. Patrick" w:date="2020-04-28T13:27:00Z">
        <w:r w:rsidDel="006225D5">
          <w:rPr>
            <w:i/>
            <w:iCs/>
          </w:rPr>
          <w:delText>Fish</w:delText>
        </w:r>
        <w:commentRangeStart w:id="407"/>
        <w:r w:rsidR="00EE4777" w:rsidRPr="009A7FCE" w:rsidDel="006225D5">
          <w:rPr>
            <w:i/>
            <w:iCs/>
          </w:rPr>
          <w:delText xml:space="preserve">: </w:delText>
        </w:r>
      </w:del>
    </w:p>
    <w:p w14:paraId="00EF97EB" w14:textId="41DABADE" w:rsidR="006225D5" w:rsidRDefault="006225D5" w:rsidP="00B943C3">
      <w:pPr>
        <w:spacing w:line="480" w:lineRule="auto"/>
        <w:contextualSpacing/>
        <w:rPr>
          <w:ins w:id="408" w:author="Christopher J. Patrick" w:date="2020-04-28T13:36:00Z"/>
        </w:rPr>
      </w:pPr>
      <w:ins w:id="409" w:author="Christopher J. Patrick" w:date="2020-04-28T13:32:00Z">
        <w:r>
          <w:tab/>
          <w:t xml:space="preserve">The fish communities displayed a </w:t>
        </w:r>
        <w:r w:rsidR="00924FA2">
          <w:t xml:space="preserve">pattern of increasing diversity </w:t>
        </w:r>
      </w:ins>
      <w:ins w:id="410" w:author="Christopher J. Patrick" w:date="2020-04-28T13:43:00Z">
        <w:r w:rsidR="00BB41F4">
          <w:t>(</w:t>
        </w:r>
        <w:r w:rsidR="00BB41F4" w:rsidRPr="009A7FCE">
          <w:t>R</w:t>
        </w:r>
        <w:r w:rsidR="00BB41F4" w:rsidRPr="009A7FCE">
          <w:rPr>
            <w:vertAlign w:val="superscript"/>
          </w:rPr>
          <w:t>2</w:t>
        </w:r>
        <w:r w:rsidR="00BB41F4">
          <w:rPr>
            <w:vertAlign w:val="superscript"/>
          </w:rPr>
          <w:t xml:space="preserve"> </w:t>
        </w:r>
        <w:r w:rsidR="00BB41F4">
          <w:t>=</w:t>
        </w:r>
        <w:r w:rsidR="00BB41F4" w:rsidRPr="009A7FCE">
          <w:t xml:space="preserve"> </w:t>
        </w:r>
        <w:r w:rsidR="00BB41F4">
          <w:t xml:space="preserve">0.600 </w:t>
        </w:r>
        <w:r w:rsidR="00BB41F4" w:rsidRPr="009A7FCE">
          <w:rPr>
            <w:i/>
            <w:iCs/>
          </w:rPr>
          <w:t>p</w:t>
        </w:r>
        <w:r w:rsidR="00BB41F4">
          <w:t xml:space="preserve"> =</w:t>
        </w:r>
        <w:r w:rsidR="00BB41F4" w:rsidRPr="009A7FCE">
          <w:rPr>
            <w:color w:val="222222"/>
            <w:shd w:val="clear" w:color="auto" w:fill="FFFFFF"/>
          </w:rPr>
          <w:t xml:space="preserve"> 0.</w:t>
        </w:r>
        <w:r w:rsidR="00BB41F4">
          <w:rPr>
            <w:color w:val="222222"/>
            <w:shd w:val="clear" w:color="auto" w:fill="FFFFFF"/>
          </w:rPr>
          <w:t>008</w:t>
        </w:r>
        <w:r w:rsidR="00BB41F4">
          <w:t>), rarified richness (</w:t>
        </w:r>
        <w:r w:rsidR="00BB41F4" w:rsidRPr="009A7FCE">
          <w:t>R</w:t>
        </w:r>
        <w:r w:rsidR="00BB41F4" w:rsidRPr="009A7FCE">
          <w:rPr>
            <w:vertAlign w:val="superscript"/>
          </w:rPr>
          <w:t>2</w:t>
        </w:r>
        <w:r w:rsidR="00BB41F4">
          <w:rPr>
            <w:vertAlign w:val="superscript"/>
          </w:rPr>
          <w:t xml:space="preserve"> </w:t>
        </w:r>
        <w:r w:rsidR="00BB41F4">
          <w:t>=</w:t>
        </w:r>
        <w:r w:rsidR="00BB41F4" w:rsidRPr="009A7FCE">
          <w:t xml:space="preserve"> </w:t>
        </w:r>
        <w:r w:rsidR="00BB41F4">
          <w:t xml:space="preserve">0.320 </w:t>
        </w:r>
        <w:r w:rsidR="00BB41F4" w:rsidRPr="009A7FCE">
          <w:rPr>
            <w:i/>
            <w:iCs/>
          </w:rPr>
          <w:t>p</w:t>
        </w:r>
        <w:r w:rsidR="00BB41F4">
          <w:t xml:space="preserve"> =</w:t>
        </w:r>
        <w:r w:rsidR="00BB41F4" w:rsidRPr="009A7FCE">
          <w:rPr>
            <w:color w:val="222222"/>
            <w:shd w:val="clear" w:color="auto" w:fill="FFFFFF"/>
          </w:rPr>
          <w:t xml:space="preserve"> 0.</w:t>
        </w:r>
        <w:r w:rsidR="00BB41F4">
          <w:rPr>
            <w:color w:val="222222"/>
            <w:shd w:val="clear" w:color="auto" w:fill="FFFFFF"/>
          </w:rPr>
          <w:t>088</w:t>
        </w:r>
        <w:r w:rsidR="00BB41F4" w:rsidRPr="009A7FCE">
          <w:rPr>
            <w:color w:val="222222"/>
            <w:shd w:val="clear" w:color="auto" w:fill="FFFFFF"/>
          </w:rPr>
          <w:t>)</w:t>
        </w:r>
        <w:r w:rsidR="00BB41F4">
          <w:rPr>
            <w:color w:val="222222"/>
            <w:shd w:val="clear" w:color="auto" w:fill="FFFFFF"/>
          </w:rPr>
          <w:t>,</w:t>
        </w:r>
        <w:r w:rsidR="00BB41F4">
          <w:t xml:space="preserve"> </w:t>
        </w:r>
      </w:ins>
      <w:ins w:id="411" w:author="Christopher J. Patrick" w:date="2020-04-28T13:32:00Z">
        <w:r w:rsidR="00924FA2">
          <w:t>and compositional turnover</w:t>
        </w:r>
      </w:ins>
      <w:ins w:id="412" w:author="Christopher J. Patrick" w:date="2020-04-28T13:33:00Z">
        <w:r w:rsidR="00924FA2">
          <w:t xml:space="preserve"> moving from the drier to wetter sides of the survey region.  The wetter sites were characterized by an increase in the diversity of </w:t>
        </w:r>
      </w:ins>
      <w:ins w:id="413" w:author="Christopher J. Patrick" w:date="2020-04-28T13:34:00Z">
        <w:r w:rsidR="00924FA2">
          <w:t xml:space="preserve">sunfishes and the addition of several marine migrants including hogchoker () and American eel ().  These </w:t>
        </w:r>
      </w:ins>
      <w:ins w:id="414" w:author="Christopher J. Patrick" w:date="2020-04-28T13:35:00Z">
        <w:r w:rsidR="00924FA2">
          <w:t xml:space="preserve">compositional shifts connect with quantitative relationships between environmental variables and diversity, suggesting mechanistic pathways through </w:t>
        </w:r>
      </w:ins>
      <w:ins w:id="415" w:author="Christopher J. Patrick" w:date="2020-04-28T13:36:00Z">
        <w:r w:rsidR="00924FA2">
          <w:t xml:space="preserve">which precipitation is structuring the stream communities.  </w:t>
        </w:r>
      </w:ins>
    </w:p>
    <w:p w14:paraId="3D5EA01E" w14:textId="6A1C8645" w:rsidR="00BB41F4" w:rsidRDefault="00924FA2" w:rsidP="00BB41F4">
      <w:pPr>
        <w:spacing w:line="480" w:lineRule="auto"/>
        <w:ind w:firstLine="720"/>
        <w:contextualSpacing/>
        <w:rPr>
          <w:ins w:id="416" w:author="Christopher J. Patrick" w:date="2020-04-28T13:47:00Z"/>
        </w:rPr>
      </w:pPr>
      <w:ins w:id="417" w:author="Christopher J. Patrick" w:date="2020-04-28T13:36:00Z">
        <w:r>
          <w:t>As precipitation increases, fish communities</w:t>
        </w:r>
      </w:ins>
      <w:ins w:id="418" w:author="Christopher J. Patrick" w:date="2020-04-28T13:37:00Z">
        <w:r>
          <w:t xml:space="preserve"> structure</w:t>
        </w:r>
      </w:ins>
      <w:ins w:id="419" w:author="Christopher J. Patrick" w:date="2020-04-28T13:36:00Z">
        <w:r>
          <w:t xml:space="preserve"> diversif</w:t>
        </w:r>
      </w:ins>
      <w:ins w:id="420" w:author="Christopher J. Patrick" w:date="2020-04-28T13:37:00Z">
        <w:r>
          <w:t>ies</w:t>
        </w:r>
      </w:ins>
      <w:ins w:id="421" w:author="Christopher J. Patrick" w:date="2020-04-28T13:36:00Z">
        <w:r>
          <w:t xml:space="preserve"> to include competitive omnivores and predators. Mesic sites contain a plurality of centrarchids; species with </w:t>
        </w:r>
        <w:proofErr w:type="gramStart"/>
        <w:r>
          <w:t>3-7</w:t>
        </w:r>
      </w:ins>
      <w:ins w:id="422" w:author="Christopher J. Patrick" w:date="2020-04-28T13:37:00Z">
        <w:r>
          <w:t xml:space="preserve"> year</w:t>
        </w:r>
      </w:ins>
      <w:proofErr w:type="gramEnd"/>
      <w:ins w:id="423" w:author="Christopher J. Patrick" w:date="2020-04-28T13:36:00Z">
        <w:r>
          <w:t xml:space="preserve"> lifespans, annual breeding, nesting strategies, and are omnivores (DATA). Sub-humid sites contain larger predator taxa including catfish, LMB, warmouth sunfish, and green sunfish. Most of these species are ambush predators that reside within alcoves and woody debris, consuming a mixture of insects and small fish</w:t>
        </w:r>
      </w:ins>
      <w:ins w:id="424" w:author="Christopher J. Patrick" w:date="2020-04-28T13:37:00Z">
        <w:r>
          <w:t>.  These same taxa likely benefited from</w:t>
        </w:r>
      </w:ins>
      <w:ins w:id="425" w:author="Christopher J. Patrick" w:date="2020-04-28T13:38:00Z">
        <w:r>
          <w:t xml:space="preserve"> rainfall via an indirect effect on riparian vegetation.</w:t>
        </w:r>
      </w:ins>
      <w:ins w:id="426" w:author="Christopher J. Patrick" w:date="2020-04-28T13:41:00Z">
        <w:r>
          <w:t xml:space="preserve">  The relationship between riparian cover and rainfall was positive but non-significant, but riparian cover had a strong positive relationship with fish diversity (R</w:t>
        </w:r>
        <w:r>
          <w:rPr>
            <w:vertAlign w:val="superscript"/>
          </w:rPr>
          <w:t>2</w:t>
        </w:r>
        <w:r>
          <w:t xml:space="preserve"> = </w:t>
        </w:r>
        <w:r>
          <w:lastRenderedPageBreak/>
          <w:t xml:space="preserve">0.404, </w:t>
        </w:r>
        <w:r>
          <w:rPr>
            <w:i/>
            <w:iCs/>
          </w:rPr>
          <w:t>p</w:t>
        </w:r>
        <w:r>
          <w:t xml:space="preserve"> = 0.048).  Mechanistically, </w:t>
        </w:r>
      </w:ins>
      <w:ins w:id="427" w:author="Christopher J. Patrick" w:date="2020-04-28T13:42:00Z">
        <w:r>
          <w:t xml:space="preserve">riparian trees may provide appropriate conditions for fish taxa via root-stabilized undercut banks or large woody debris within the channel (CITATION).  Large wood and bank stabilization </w:t>
        </w:r>
        <w:proofErr w:type="gramStart"/>
        <w:r>
          <w:t>is</w:t>
        </w:r>
        <w:proofErr w:type="gramEnd"/>
        <w:r>
          <w:t xml:space="preserve"> particularly important in these watersheds because the substrate was largely unconsolidated sand and there is little natural structure</w:t>
        </w:r>
      </w:ins>
    </w:p>
    <w:p w14:paraId="45C33F21" w14:textId="2EE18C07" w:rsidR="00924FA2" w:rsidRDefault="00BB41F4">
      <w:pPr>
        <w:spacing w:line="480" w:lineRule="auto"/>
        <w:ind w:firstLine="720"/>
        <w:contextualSpacing/>
        <w:rPr>
          <w:ins w:id="428" w:author="Christopher J. Patrick" w:date="2020-04-28T13:32:00Z"/>
        </w:rPr>
        <w:pPrChange w:id="429" w:author="Christopher J. Patrick" w:date="2020-04-28T13:56:00Z">
          <w:pPr>
            <w:spacing w:line="480" w:lineRule="auto"/>
            <w:contextualSpacing/>
          </w:pPr>
        </w:pPrChange>
      </w:pPr>
      <w:ins w:id="430" w:author="Christopher J. Patrick" w:date="2020-04-28T13:46:00Z">
        <w:r>
          <w:t xml:space="preserve">  </w:t>
        </w:r>
      </w:ins>
      <w:ins w:id="431" w:author="Christopher J. Patrick" w:date="2020-04-28T13:45:00Z">
        <w:r>
          <w:t xml:space="preserve">  </w:t>
        </w:r>
      </w:ins>
      <w:moveToRangeStart w:id="432" w:author="Christopher J. Patrick" w:date="2020-04-28T13:48:00Z" w:name="move38974100"/>
      <w:moveTo w:id="433" w:author="Christopher J. Patrick" w:date="2020-04-28T13:48:00Z">
        <w:del w:id="434" w:author="Christopher J. Patrick" w:date="2020-04-28T13:48:00Z">
          <w:r w:rsidRPr="009A7FCE" w:rsidDel="00BB41F4">
            <w:delText>Co</w:delText>
          </w:r>
        </w:del>
      </w:moveTo>
      <w:ins w:id="435" w:author="Christopher J. Patrick" w:date="2020-04-28T13:48:00Z">
        <w:r>
          <w:t>In contrast, co</w:t>
        </w:r>
      </w:ins>
      <w:moveTo w:id="436" w:author="Christopher J. Patrick" w:date="2020-04-28T13:48:00Z">
        <w:r w:rsidRPr="009A7FCE">
          <w:t xml:space="preserve">mmunities in semi-arid streams (&lt;75 cm annual precipitation) were composed of rugged species able to tolerate high salinities </w:t>
        </w:r>
        <w:r>
          <w:t>including</w:t>
        </w:r>
        <w:r w:rsidRPr="009A7FCE">
          <w:t xml:space="preserve"> </w:t>
        </w:r>
        <w:proofErr w:type="spellStart"/>
        <w:r w:rsidRPr="009A7FCE">
          <w:rPr>
            <w:i/>
            <w:iCs/>
          </w:rPr>
          <w:t>Poecilia</w:t>
        </w:r>
        <w:proofErr w:type="spellEnd"/>
        <w:r w:rsidRPr="009A7FCE">
          <w:rPr>
            <w:i/>
            <w:iCs/>
          </w:rPr>
          <w:t xml:space="preserve"> </w:t>
        </w:r>
        <w:proofErr w:type="spellStart"/>
        <w:r w:rsidRPr="009A7FCE">
          <w:rPr>
            <w:i/>
            <w:iCs/>
          </w:rPr>
          <w:t>latipinna</w:t>
        </w:r>
        <w:proofErr w:type="spellEnd"/>
        <w:r w:rsidRPr="009A7FCE">
          <w:t xml:space="preserve"> </w:t>
        </w:r>
        <w:r>
          <w:t>(</w:t>
        </w:r>
        <w:r w:rsidRPr="009A7FCE">
          <w:t>95</w:t>
        </w:r>
        <w:r>
          <w:t xml:space="preserve"> </w:t>
        </w:r>
        <w:proofErr w:type="spellStart"/>
        <w:r>
          <w:t>psu</w:t>
        </w:r>
        <w:proofErr w:type="spellEnd"/>
        <w:r>
          <w:t>)</w:t>
        </w:r>
        <w:r w:rsidRPr="009A7FCE">
          <w:t xml:space="preserve"> </w:t>
        </w:r>
        <w:r>
          <w:t xml:space="preserve">and </w:t>
        </w:r>
        <w:r>
          <w:rPr>
            <w:i/>
            <w:iCs/>
          </w:rPr>
          <w:t xml:space="preserve">Gambusia </w:t>
        </w:r>
        <w:proofErr w:type="spellStart"/>
        <w:r>
          <w:rPr>
            <w:i/>
            <w:iCs/>
          </w:rPr>
          <w:t>affinis</w:t>
        </w:r>
        <w:proofErr w:type="spellEnd"/>
        <w:r w:rsidRPr="009A7FCE">
          <w:t xml:space="preserve"> </w:t>
        </w:r>
        <w:r>
          <w:t>(</w:t>
        </w:r>
        <w:r w:rsidRPr="008F5BF2">
          <w:t xml:space="preserve">58.5 </w:t>
        </w:r>
        <w:proofErr w:type="spellStart"/>
        <w:r w:rsidRPr="008F5BF2">
          <w:t>p</w:t>
        </w:r>
        <w:r>
          <w:t>su</w:t>
        </w:r>
        <w:proofErr w:type="spellEnd"/>
        <w:r>
          <w:t>)</w:t>
        </w:r>
        <w:r w:rsidRPr="008F5BF2">
          <w:t xml:space="preserve"> (</w:t>
        </w:r>
        <w:r>
          <w:t xml:space="preserve">Wingard, Murray et al. 2008, </w:t>
        </w:r>
        <w:proofErr w:type="spellStart"/>
        <w:r w:rsidRPr="008F5BF2">
          <w:t>Chervinski</w:t>
        </w:r>
        <w:proofErr w:type="spellEnd"/>
        <w:r w:rsidRPr="008F5BF2">
          <w:t xml:space="preserve"> 1983)</w:t>
        </w:r>
        <w:r w:rsidRPr="009A7FCE">
          <w:t>.</w:t>
        </w:r>
      </w:moveTo>
      <w:ins w:id="437" w:author="Christopher J. Patrick" w:date="2020-04-28T13:48:00Z">
        <w:r>
          <w:t xml:space="preserve"> </w:t>
        </w:r>
      </w:ins>
      <w:ins w:id="438" w:author="Christopher J. Patrick" w:date="2020-04-28T13:50:00Z">
        <w:r>
          <w:t xml:space="preserve"> The observed </w:t>
        </w:r>
      </w:ins>
      <w:ins w:id="439" w:author="Christopher J. Patrick" w:date="2020-04-28T13:51:00Z">
        <w:r>
          <w:t xml:space="preserve">negative </w:t>
        </w:r>
      </w:ins>
      <w:ins w:id="440" w:author="Christopher J. Patrick" w:date="2020-04-28T13:50:00Z">
        <w:r>
          <w:t>relationship between AP and conductivity (R</w:t>
        </w:r>
        <w:r w:rsidRPr="00BB41F4">
          <w:rPr>
            <w:vertAlign w:val="superscript"/>
            <w:rPrChange w:id="441" w:author="Christopher J. Patrick" w:date="2020-04-28T13:51:00Z">
              <w:rPr/>
            </w:rPrChange>
          </w:rPr>
          <w:t xml:space="preserve">2 </w:t>
        </w:r>
      </w:ins>
      <w:ins w:id="442" w:author="Christopher J. Patrick" w:date="2020-04-28T13:51:00Z">
        <w:r>
          <w:t>= 0.62, p = 0.01</w:t>
        </w:r>
      </w:ins>
      <w:ins w:id="443" w:author="Christopher J. Patrick" w:date="2020-04-28T13:50:00Z">
        <w:r>
          <w:t>), and conductivity</w:t>
        </w:r>
      </w:ins>
      <w:ins w:id="444" w:author="Christopher J. Patrick" w:date="2020-04-28T13:52:00Z">
        <w:r>
          <w:t xml:space="preserve"> and fish diversity (R2 = 0.41, p = 0.048) point to the importance of rainfall acting on solute concentrations to limit fish communities.  </w:t>
        </w:r>
      </w:ins>
      <w:ins w:id="445" w:author="Christopher J. Patrick" w:date="2020-04-28T13:53:00Z">
        <w:r w:rsidR="009E0165">
          <w:t>Arid regions are known for salinization issues (cite), and t</w:t>
        </w:r>
      </w:ins>
      <w:ins w:id="446" w:author="Christopher J. Patrick" w:date="2020-04-28T13:48:00Z">
        <w:r>
          <w:t>he high evapotranspiration, lack of rainfall, and presence of agriculture likely contribute to b</w:t>
        </w:r>
      </w:ins>
      <w:ins w:id="447" w:author="Christopher J. Patrick" w:date="2020-04-28T13:49:00Z">
        <w:r>
          <w:t xml:space="preserve">ase flow salinity concentrations that act as an environmental filter for less tolerant species (citation). </w:t>
        </w:r>
      </w:ins>
      <w:ins w:id="448" w:author="Christopher J. Patrick" w:date="2020-04-28T13:54:00Z">
        <w:r w:rsidR="009E0165">
          <w:t xml:space="preserve"> Low flow pulse percentage (LFPP) was also a significant predictor of fish community diversity and </w:t>
        </w:r>
      </w:ins>
      <w:ins w:id="449" w:author="Christopher J. Patrick" w:date="2020-04-28T13:55:00Z">
        <w:r w:rsidR="009E0165">
          <w:t xml:space="preserve">while the negative linear relationship with AP was </w:t>
        </w:r>
        <w:proofErr w:type="spellStart"/>
        <w:proofErr w:type="gramStart"/>
        <w:r w:rsidR="009E0165">
          <w:t>non significant</w:t>
        </w:r>
        <w:proofErr w:type="spellEnd"/>
        <w:proofErr w:type="gramEnd"/>
        <w:r w:rsidR="009E0165">
          <w:t>, the semi-arid sites had a higher frequency of low flow events (add something here, a number or te</w:t>
        </w:r>
      </w:ins>
      <w:ins w:id="450" w:author="Christopher J. Patrick" w:date="2020-04-28T13:56:00Z">
        <w:r w:rsidR="009E0165">
          <w:t xml:space="preserve">st?).  </w:t>
        </w:r>
      </w:ins>
      <w:moveTo w:id="451" w:author="Christopher J. Patrick" w:date="2020-04-28T13:48:00Z">
        <w:del w:id="452" w:author="Christopher J. Patrick" w:date="2020-04-28T13:56:00Z">
          <w:r w:rsidRPr="009A7FCE" w:rsidDel="009E0165">
            <w:delText xml:space="preserve"> </w:delText>
          </w:r>
        </w:del>
        <w:r w:rsidRPr="009A7FCE">
          <w:t xml:space="preserve"> </w:t>
        </w:r>
        <w:r w:rsidRPr="008F5BF2">
          <w:t>The</w:t>
        </w:r>
      </w:moveTo>
      <w:ins w:id="453" w:author="Christopher J. Patrick" w:date="2020-04-28T13:53:00Z">
        <w:r w:rsidR="009E0165">
          <w:t xml:space="preserve"> </w:t>
        </w:r>
      </w:ins>
      <w:moveTo w:id="454" w:author="Christopher J. Patrick" w:date="2020-04-28T13:48:00Z">
        <w:del w:id="455" w:author="Christopher J. Patrick" w:date="2020-04-28T13:53:00Z">
          <w:r w:rsidRPr="008F5BF2" w:rsidDel="009E0165">
            <w:delText xml:space="preserve">se </w:delText>
          </w:r>
        </w:del>
        <w:r w:rsidRPr="008F5BF2">
          <w:t>species</w:t>
        </w:r>
        <w:r>
          <w:t xml:space="preserve"> </w:t>
        </w:r>
      </w:moveTo>
      <w:ins w:id="456" w:author="Christopher J. Patrick" w:date="2020-04-28T13:53:00Z">
        <w:r w:rsidR="009E0165">
          <w:t xml:space="preserve">found the in semi-arid sites </w:t>
        </w:r>
      </w:ins>
      <w:moveTo w:id="457" w:author="Christopher J. Patrick" w:date="2020-04-28T13:48:00Z">
        <w:r>
          <w:t>rapidly proliferate following dewatering due to their</w:t>
        </w:r>
        <w:r w:rsidRPr="009A7FCE">
          <w:t xml:space="preserve"> short life cycles, reaching sexual maturity within 21-62 days </w:t>
        </w:r>
        <w:r w:rsidRPr="009A7FCE">
          <w:fldChar w:fldCharType="begin"/>
        </w:r>
        <w:r w:rsidRPr="009A7FCE">
          <w:instrText xml:space="preserve"> ADDIN EN.CITE &lt;EndNote&gt;&lt;Cite&gt;&lt;Author&gt;Krumholz&lt;/Author&gt;&lt;Year&gt;1948&lt;/Year&gt;&lt;RecNum&gt;199&lt;/RecNum&gt;&lt;DisplayText&gt;(Krumholz 1948)&lt;/DisplayText&gt;&lt;record&gt;&lt;rec-number&gt;199&lt;/rec-number&gt;&lt;foreign-keys&gt;&lt;key app="EN" db-id="fzt5daz5eexrvhezevkpw9shp2fpffwdpre5" timestamp="1583443173"&gt;199&lt;/key&gt;&lt;/foreign-keys&gt;&lt;ref-type name="Journal Article"&gt;17&lt;/ref-type&gt;&lt;contributors&gt;&lt;authors&gt;&lt;author&gt;Krumholz, L. A.&lt;/author&gt;&lt;/authors&gt;&lt;/contributors&gt;&lt;titles&gt;&lt;title&gt;Reproduction in the Western Mosquitofish, Gambusia-Affinis-Affinis (Baird and Girard), and Its Use in Mosquito Control&lt;/title&gt;&lt;secondary-title&gt;Ecological Monographs&lt;/secondary-title&gt;&lt;alt-title&gt;Ecol Monogr&lt;/alt-title&gt;&lt;/titles&gt;&lt;periodical&gt;&lt;full-title&gt;Ecological Monographs&lt;/full-title&gt;&lt;abbr-1&gt;Ecol Monogr&lt;/abbr-1&gt;&lt;/periodical&gt;&lt;alt-periodical&gt;&lt;full-title&gt;Ecological Monographs&lt;/full-title&gt;&lt;abbr-1&gt;Ecol Monogr&lt;/abbr-1&gt;&lt;/alt-periodical&gt;&lt;pages&gt;1-43&lt;/pages&gt;&lt;volume&gt;18&lt;/volume&gt;&lt;number&gt;1&lt;/number&gt;&lt;dates&gt;&lt;year&gt;1948&lt;/year&gt;&lt;/dates&gt;&lt;isbn&gt;0012-9615&lt;/isbn&gt;&lt;accession-num&gt;WOS:A1948YF71200001&lt;/accession-num&gt;&lt;urls&gt;&lt;related-urls&gt;&lt;url&gt;&amp;lt;Go to ISI&amp;gt;://WOS:A1948YF71200001&lt;/url&gt;&lt;/related-urls&gt;&lt;/urls&gt;&lt;electronic-resource-num&gt;Doi 10.2307/1948627&lt;/electronic-resource-num&gt;&lt;language&gt;English&lt;/language&gt;&lt;/record&gt;&lt;/Cite&gt;&lt;/EndNote&gt;</w:instrText>
        </w:r>
        <w:r w:rsidRPr="009A7FCE">
          <w:fldChar w:fldCharType="separate"/>
        </w:r>
        <w:r w:rsidRPr="009A7FCE">
          <w:rPr>
            <w:noProof/>
          </w:rPr>
          <w:t>(Krumholz 1948)</w:t>
        </w:r>
        <w:r w:rsidRPr="009A7FCE">
          <w:fldChar w:fldCharType="end"/>
        </w:r>
        <w:r>
          <w:t>. Taken together, our results indicate that regions decreasing AP restricts fish community assembly via drought conditions (low flow and high solute concentrations).</w:t>
        </w:r>
      </w:moveTo>
      <w:moveToRangeEnd w:id="432"/>
    </w:p>
    <w:p w14:paraId="47BAB146" w14:textId="77777777" w:rsidR="006225D5" w:rsidRDefault="006225D5" w:rsidP="00B943C3">
      <w:pPr>
        <w:spacing w:line="480" w:lineRule="auto"/>
        <w:contextualSpacing/>
        <w:rPr>
          <w:ins w:id="458" w:author="Christopher J. Patrick" w:date="2020-04-28T13:32:00Z"/>
        </w:rPr>
      </w:pPr>
    </w:p>
    <w:p w14:paraId="515C2154" w14:textId="481098C6" w:rsidR="00E76470" w:rsidDel="00BB41F4" w:rsidRDefault="002240B6" w:rsidP="00B943C3">
      <w:pPr>
        <w:spacing w:line="480" w:lineRule="auto"/>
        <w:contextualSpacing/>
        <w:rPr>
          <w:del w:id="459" w:author="Christopher J. Patrick" w:date="2020-04-28T13:47:00Z"/>
        </w:rPr>
      </w:pPr>
      <w:commentRangeStart w:id="460"/>
      <w:del w:id="461" w:author="Christopher J. Patrick" w:date="2020-04-28T13:47:00Z">
        <w:r w:rsidRPr="009A7FCE" w:rsidDel="00BB41F4">
          <w:delText xml:space="preserve">We expected </w:delText>
        </w:r>
        <w:r w:rsidR="004055A0" w:rsidRPr="009A7FCE" w:rsidDel="00BB41F4">
          <w:delText xml:space="preserve">annual precipitation to </w:delText>
        </w:r>
        <w:commentRangeEnd w:id="407"/>
        <w:r w:rsidR="002E7A10" w:rsidDel="00BB41F4">
          <w:rPr>
            <w:rStyle w:val="CommentReference"/>
          </w:rPr>
          <w:commentReference w:id="407"/>
        </w:r>
        <w:r w:rsidR="004055A0" w:rsidRPr="009A7FCE" w:rsidDel="00BB41F4">
          <w:delText>drive community diversity</w:delText>
        </w:r>
        <w:r w:rsidRPr="009A7FCE" w:rsidDel="00BB41F4">
          <w:delText>.</w:delText>
        </w:r>
        <w:r w:rsidR="00D118B1" w:rsidRPr="009A7FCE" w:rsidDel="00BB41F4">
          <w:delText xml:space="preserve"> </w:delText>
        </w:r>
        <w:r w:rsidR="004055A0" w:rsidRPr="009A7FCE" w:rsidDel="00BB41F4">
          <w:delText>Indeed, a</w:delText>
        </w:r>
        <w:r w:rsidR="006E3F3C" w:rsidRPr="009A7FCE" w:rsidDel="00BB41F4">
          <w:delText>nnual precipitation correlate</w:delText>
        </w:r>
        <w:r w:rsidR="004055A0" w:rsidRPr="009A7FCE" w:rsidDel="00BB41F4">
          <w:delText>d</w:delText>
        </w:r>
        <w:r w:rsidR="006E3F3C" w:rsidRPr="009A7FCE" w:rsidDel="00BB41F4">
          <w:delText xml:space="preserve"> positively with fish </w:delText>
        </w:r>
        <w:r w:rsidR="00D24D4E" w:rsidDel="00BB41F4">
          <w:delText xml:space="preserve">richness </w:delText>
        </w:r>
        <w:r w:rsidR="00D24D4E" w:rsidRPr="009A7FCE" w:rsidDel="00BB41F4">
          <w:delText>(R</w:delText>
        </w:r>
        <w:r w:rsidR="00D24D4E" w:rsidRPr="009A7FCE" w:rsidDel="00BB41F4">
          <w:rPr>
            <w:vertAlign w:val="superscript"/>
          </w:rPr>
          <w:delText>2</w:delText>
        </w:r>
        <w:r w:rsidR="00D24D4E" w:rsidDel="00BB41F4">
          <w:rPr>
            <w:vertAlign w:val="superscript"/>
          </w:rPr>
          <w:delText xml:space="preserve"> </w:delText>
        </w:r>
        <w:r w:rsidR="00D24D4E" w:rsidDel="00BB41F4">
          <w:delText>=</w:delText>
        </w:r>
        <w:r w:rsidR="00D24D4E" w:rsidRPr="009A7FCE" w:rsidDel="00BB41F4">
          <w:delText xml:space="preserve"> </w:delText>
        </w:r>
        <w:r w:rsidR="00D24D4E" w:rsidDel="00BB41F4">
          <w:delText xml:space="preserve">0.320 </w:delText>
        </w:r>
        <w:r w:rsidR="00D24D4E" w:rsidRPr="009A7FCE" w:rsidDel="00BB41F4">
          <w:rPr>
            <w:i/>
            <w:iCs/>
          </w:rPr>
          <w:delText>p</w:delText>
        </w:r>
        <w:r w:rsidR="00D24D4E" w:rsidDel="00BB41F4">
          <w:delText xml:space="preserve"> =</w:delText>
        </w:r>
        <w:r w:rsidR="00D24D4E" w:rsidRPr="009A7FCE" w:rsidDel="00BB41F4">
          <w:rPr>
            <w:color w:val="222222"/>
            <w:shd w:val="clear" w:color="auto" w:fill="FFFFFF"/>
          </w:rPr>
          <w:delText xml:space="preserve"> 0.</w:delText>
        </w:r>
        <w:r w:rsidR="00D24D4E" w:rsidDel="00BB41F4">
          <w:rPr>
            <w:color w:val="222222"/>
            <w:shd w:val="clear" w:color="auto" w:fill="FFFFFF"/>
          </w:rPr>
          <w:delText>088</w:delText>
        </w:r>
        <w:r w:rsidR="00D24D4E" w:rsidRPr="009A7FCE" w:rsidDel="00BB41F4">
          <w:rPr>
            <w:color w:val="222222"/>
            <w:shd w:val="clear" w:color="auto" w:fill="FFFFFF"/>
          </w:rPr>
          <w:delText>)</w:delText>
        </w:r>
        <w:r w:rsidR="00D24D4E" w:rsidRPr="009A7FCE" w:rsidDel="00BB41F4">
          <w:delText xml:space="preserve"> </w:delText>
        </w:r>
        <w:r w:rsidR="00D24D4E" w:rsidDel="00BB41F4">
          <w:delText xml:space="preserve">and </w:delText>
        </w:r>
        <w:r w:rsidR="00EE4777" w:rsidRPr="009A7FCE" w:rsidDel="00BB41F4">
          <w:delText>(Table 3)</w:delText>
        </w:r>
        <w:r w:rsidRPr="009A7FCE" w:rsidDel="00BB41F4">
          <w:delText>.</w:delText>
        </w:r>
        <w:r w:rsidR="00C92C97" w:rsidDel="00BB41F4">
          <w:delText xml:space="preserve"> </w:delText>
        </w:r>
        <w:r w:rsidR="00220896" w:rsidDel="00BB41F4">
          <w:delText xml:space="preserve">Linear regressions indicate that fish richness </w:delText>
        </w:r>
        <w:r w:rsidR="00C92C97" w:rsidDel="00BB41F4">
          <w:delText>increases</w:delText>
        </w:r>
        <w:r w:rsidR="00220896" w:rsidDel="00BB41F4">
          <w:delText xml:space="preserve"> as </w:delText>
        </w:r>
      </w:del>
      <w:del w:id="462" w:author="Christopher J. Patrick" w:date="2020-04-28T13:28:00Z">
        <w:r w:rsidR="00C92C97" w:rsidDel="006225D5">
          <w:delText>Rip.</w:delText>
        </w:r>
      </w:del>
      <w:del w:id="463" w:author="Christopher J. Patrick" w:date="2020-04-28T13:47:00Z">
        <w:r w:rsidR="00C92C97" w:rsidDel="00BB41F4">
          <w:delText>forest</w:delText>
        </w:r>
        <w:r w:rsidR="00220896" w:rsidDel="00BB41F4">
          <w:delText xml:space="preserve"> increases (</w:delText>
        </w:r>
        <w:r w:rsidR="00C92C97" w:rsidDel="00BB41F4">
          <w:delText>R</w:delText>
        </w:r>
        <w:r w:rsidR="00C92C97" w:rsidDel="00BB41F4">
          <w:rPr>
            <w:vertAlign w:val="superscript"/>
          </w:rPr>
          <w:delText>2</w:delText>
        </w:r>
        <w:r w:rsidR="00C92C97" w:rsidDel="00BB41F4">
          <w:delText xml:space="preserve"> = 0.404, </w:delText>
        </w:r>
        <w:r w:rsidR="00C92C97" w:rsidDel="00BB41F4">
          <w:rPr>
            <w:i/>
            <w:iCs/>
          </w:rPr>
          <w:delText>p</w:delText>
        </w:r>
        <w:r w:rsidR="00C92C97" w:rsidDel="00BB41F4">
          <w:delText xml:space="preserve"> = 0.048</w:delText>
        </w:r>
        <w:r w:rsidR="00220896" w:rsidDel="00BB41F4">
          <w:delText>)</w:delText>
        </w:r>
        <w:r w:rsidR="00C92C97" w:rsidDel="00BB41F4">
          <w:delText xml:space="preserve">. An increase </w:delText>
        </w:r>
        <w:r w:rsidR="00C92C97" w:rsidDel="00BB41F4">
          <w:lastRenderedPageBreak/>
          <w:delText xml:space="preserve">in tree density within the riparian zone may provide appropriate conditions for rare fish taxa via root-stabilized undercut banks or large woody (CITATION). </w:delText>
        </w:r>
      </w:del>
    </w:p>
    <w:p w14:paraId="5D4D4569" w14:textId="33ACA435" w:rsidR="00FB7B32" w:rsidDel="009E0165" w:rsidRDefault="00E76470" w:rsidP="00BD78C4">
      <w:pPr>
        <w:spacing w:line="480" w:lineRule="auto"/>
        <w:ind w:firstLine="720"/>
        <w:contextualSpacing/>
        <w:rPr>
          <w:del w:id="464" w:author="Christopher J. Patrick" w:date="2020-04-28T13:56:00Z"/>
        </w:rPr>
      </w:pPr>
      <w:del w:id="465" w:author="Christopher J. Patrick" w:date="2020-04-28T13:56:00Z">
        <w:r w:rsidDel="009E0165">
          <w:delText xml:space="preserve">We expected communities in semi-arid regions to experience greater environmental stress via drought and evapotranspiration. </w:delText>
        </w:r>
        <w:r w:rsidR="00FB7B32" w:rsidDel="009E0165">
          <w:delText xml:space="preserve">We also expected the constraining effects of environmental filtering to be more evident in fish communities than in invertebrates due to a limited species pool </w:delText>
        </w:r>
        <w:r w:rsidR="00FB7B32" w:rsidDel="009E0165">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FB7B32" w:rsidDel="009E0165">
          <w:delInstrText xml:space="preserve"> ADDIN EN.CITE </w:delInstrText>
        </w:r>
        <w:r w:rsidR="00FB7B32" w:rsidDel="009E0165">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FB7B32" w:rsidDel="009E0165">
          <w:delInstrText xml:space="preserve"> ADDIN EN.CITE.DATA </w:delInstrText>
        </w:r>
        <w:r w:rsidR="00FB7B32" w:rsidDel="009E0165">
          <w:fldChar w:fldCharType="end"/>
        </w:r>
        <w:r w:rsidR="00FB7B32" w:rsidDel="009E0165">
          <w:fldChar w:fldCharType="separate"/>
        </w:r>
        <w:r w:rsidR="00FB7B32" w:rsidDel="009E0165">
          <w:rPr>
            <w:noProof/>
          </w:rPr>
          <w:delText>(Poff 1997)</w:delText>
        </w:r>
        <w:r w:rsidR="00FB7B32" w:rsidDel="009E0165">
          <w:fldChar w:fldCharType="end"/>
        </w:r>
        <w:r w:rsidR="00FB7B32" w:rsidDel="009E0165">
          <w:delText xml:space="preserve">. </w:delText>
        </w:r>
        <w:r w:rsidR="00C92C97" w:rsidDel="009E0165">
          <w:delText xml:space="preserve">Incorporating species evenness </w:delText>
        </w:r>
        <w:r w:rsidDel="009E0165">
          <w:delText>indicates a gradual increase in diversity across the precipitation gradient. Shannon index</w:delText>
        </w:r>
        <w:r w:rsidRPr="009A7FCE" w:rsidDel="009E0165">
          <w:delText xml:space="preserve"> </w:delText>
        </w:r>
        <w:r w:rsidDel="009E0165">
          <w:delText xml:space="preserve">increases with increasing AP </w:delText>
        </w:r>
        <w:r w:rsidRPr="009A7FCE" w:rsidDel="009E0165">
          <w:delText>(R</w:delText>
        </w:r>
        <w:r w:rsidRPr="009A7FCE" w:rsidDel="009E0165">
          <w:rPr>
            <w:vertAlign w:val="superscript"/>
          </w:rPr>
          <w:delText>2</w:delText>
        </w:r>
        <w:r w:rsidDel="009E0165">
          <w:rPr>
            <w:vertAlign w:val="superscript"/>
          </w:rPr>
          <w:delText xml:space="preserve"> </w:delText>
        </w:r>
        <w:r w:rsidDel="009E0165">
          <w:delText>=</w:delText>
        </w:r>
        <w:r w:rsidRPr="009A7FCE" w:rsidDel="009E0165">
          <w:delText xml:space="preserve"> </w:delText>
        </w:r>
        <w:r w:rsidDel="009E0165">
          <w:delText xml:space="preserve">0.600 </w:delText>
        </w:r>
        <w:r w:rsidRPr="009A7FCE" w:rsidDel="009E0165">
          <w:rPr>
            <w:i/>
            <w:iCs/>
          </w:rPr>
          <w:delText>p</w:delText>
        </w:r>
        <w:r w:rsidDel="009E0165">
          <w:delText xml:space="preserve"> =</w:delText>
        </w:r>
        <w:r w:rsidRPr="009A7FCE" w:rsidDel="009E0165">
          <w:rPr>
            <w:color w:val="222222"/>
            <w:shd w:val="clear" w:color="auto" w:fill="FFFFFF"/>
          </w:rPr>
          <w:delText xml:space="preserve"> 0.</w:delText>
        </w:r>
        <w:r w:rsidDel="009E0165">
          <w:rPr>
            <w:color w:val="222222"/>
            <w:shd w:val="clear" w:color="auto" w:fill="FFFFFF"/>
          </w:rPr>
          <w:delText>008</w:delText>
        </w:r>
        <w:r w:rsidRPr="009A7FCE" w:rsidDel="009E0165">
          <w:rPr>
            <w:color w:val="222222"/>
            <w:shd w:val="clear" w:color="auto" w:fill="FFFFFF"/>
          </w:rPr>
          <w:delText>)</w:delText>
        </w:r>
        <w:r w:rsidDel="009E0165">
          <w:delText xml:space="preserve"> and the environmental variables that covary with AP including conductivity and NH</w:delText>
        </w:r>
        <w:r w:rsidRPr="00E76470" w:rsidDel="009E0165">
          <w:rPr>
            <w:vertAlign w:val="subscript"/>
          </w:rPr>
          <w:delText>4</w:delText>
        </w:r>
        <w:r w:rsidRPr="00E76470" w:rsidDel="009E0165">
          <w:rPr>
            <w:vertAlign w:val="superscript"/>
          </w:rPr>
          <w:delText>+</w:delText>
        </w:r>
        <w:r w:rsidDel="009E0165">
          <w:delText>. Compositions shift along the gradient</w:delText>
        </w:r>
        <w:r w:rsidR="008F5BF2" w:rsidDel="009E0165">
          <w:delText xml:space="preserve"> with LFPP (DATA) indicated as a significant environmental driver</w:delText>
        </w:r>
        <w:r w:rsidDel="009E0165">
          <w:delText>;</w:delText>
        </w:r>
        <w:r w:rsidR="00BC7EDC" w:rsidDel="009E0165">
          <w:delText xml:space="preserve"> </w:delText>
        </w:r>
      </w:del>
      <w:moveFromRangeStart w:id="466" w:author="Christopher J. Patrick" w:date="2020-04-28T13:48:00Z" w:name="move38974100"/>
      <w:moveFrom w:id="467" w:author="Christopher J. Patrick" w:date="2020-04-28T13:48:00Z">
        <w:del w:id="468" w:author="Christopher J. Patrick" w:date="2020-04-28T13:56:00Z">
          <w:r w:rsidR="00C7167C" w:rsidRPr="009A7FCE" w:rsidDel="009E0165">
            <w:delText xml:space="preserve">Communities in semi-arid streams (&lt;75 cm annual precipitation) were composed of rugged species able to tolerate high salinities </w:delText>
          </w:r>
          <w:r w:rsidR="007B419D" w:rsidDel="009E0165">
            <w:delText>including</w:delText>
          </w:r>
          <w:r w:rsidR="00C7167C" w:rsidRPr="009A7FCE" w:rsidDel="009E0165">
            <w:delText xml:space="preserve"> </w:delText>
          </w:r>
          <w:r w:rsidR="00C7167C" w:rsidRPr="009A7FCE" w:rsidDel="009E0165">
            <w:rPr>
              <w:i/>
              <w:iCs/>
            </w:rPr>
            <w:delText>Poecilia latipinna</w:delText>
          </w:r>
          <w:r w:rsidR="00C7167C" w:rsidRPr="009A7FCE" w:rsidDel="009E0165">
            <w:delText xml:space="preserve"> </w:delText>
          </w:r>
          <w:r w:rsidR="007B419D" w:rsidDel="009E0165">
            <w:delText>(</w:delText>
          </w:r>
          <w:r w:rsidR="007B419D" w:rsidRPr="009A7FCE" w:rsidDel="009E0165">
            <w:delText>95</w:delText>
          </w:r>
          <w:r w:rsidR="007B419D" w:rsidDel="009E0165">
            <w:delText xml:space="preserve"> psu)</w:delText>
          </w:r>
          <w:r w:rsidR="007B419D" w:rsidRPr="009A7FCE" w:rsidDel="009E0165">
            <w:delText xml:space="preserve"> </w:delText>
          </w:r>
          <w:r w:rsidR="008F5BF2" w:rsidDel="009E0165">
            <w:delText xml:space="preserve">and </w:delText>
          </w:r>
          <w:r w:rsidR="008F5BF2" w:rsidDel="009E0165">
            <w:rPr>
              <w:i/>
              <w:iCs/>
            </w:rPr>
            <w:delText>Gambusia affinis</w:delText>
          </w:r>
          <w:r w:rsidR="00C7167C" w:rsidRPr="009A7FCE" w:rsidDel="009E0165">
            <w:delText xml:space="preserve"> </w:delText>
          </w:r>
          <w:r w:rsidR="007B419D" w:rsidDel="009E0165">
            <w:delText>(</w:delText>
          </w:r>
          <w:r w:rsidR="007B419D" w:rsidRPr="008F5BF2" w:rsidDel="009E0165">
            <w:delText>58.5 p</w:delText>
          </w:r>
          <w:r w:rsidR="007B419D" w:rsidDel="009E0165">
            <w:delText>su)</w:delText>
          </w:r>
          <w:r w:rsidR="008F5BF2" w:rsidRPr="008F5BF2" w:rsidDel="009E0165">
            <w:delText xml:space="preserve"> (</w:delText>
          </w:r>
          <w:r w:rsidR="008F5BF2" w:rsidDel="009E0165">
            <w:delText xml:space="preserve">Wingard, Murray et al. 2008, </w:delText>
          </w:r>
          <w:r w:rsidR="008F5BF2" w:rsidRPr="008F5BF2" w:rsidDel="009E0165">
            <w:delText>Chervinski 1983)</w:delText>
          </w:r>
          <w:r w:rsidR="00C7167C" w:rsidRPr="009A7FCE" w:rsidDel="009E0165">
            <w:delText xml:space="preserve">.  </w:delText>
          </w:r>
          <w:r w:rsidR="008F5BF2" w:rsidRPr="008F5BF2" w:rsidDel="009E0165">
            <w:delText>These species</w:delText>
          </w:r>
          <w:r w:rsidR="007B419D" w:rsidDel="009E0165">
            <w:delText xml:space="preserve"> rapidly proliferate following dewatering due to their</w:delText>
          </w:r>
          <w:r w:rsidR="00C7167C" w:rsidRPr="009A7FCE" w:rsidDel="009E0165">
            <w:delText xml:space="preserve"> short life cycles, reaching sexual maturity within 21-62 days </w:delText>
          </w:r>
          <w:r w:rsidR="00C7167C" w:rsidRPr="009A7FCE" w:rsidDel="009E0165">
            <w:fldChar w:fldCharType="begin"/>
          </w:r>
          <w:r w:rsidR="00C7167C" w:rsidRPr="009A7FCE" w:rsidDel="009E0165">
            <w:delInstrText xml:space="preserve"> ADDIN EN.CITE &lt;EndNote&gt;&lt;Cite&gt;&lt;Author&gt;Krumholz&lt;/Author&gt;&lt;Year&gt;1948&lt;/Year&gt;&lt;RecNum&gt;199&lt;/RecNum&gt;&lt;DisplayText&gt;(Krumholz 1948)&lt;/DisplayText&gt;&lt;record&gt;&lt;rec-number&gt;199&lt;/rec-number&gt;&lt;foreign-keys&gt;&lt;key app="EN" db-id="fzt5daz5eexrvhezevkpw9shp2fpffwdpre5" timestamp="1583443173"&gt;199&lt;/key&gt;&lt;/foreign-keys&gt;&lt;ref-type name="Journal Article"&gt;17&lt;/ref-type&gt;&lt;contributors&gt;&lt;authors&gt;&lt;author&gt;Krumholz, L. A.&lt;/author&gt;&lt;/authors&gt;&lt;/contributors&gt;&lt;titles&gt;&lt;title&gt;Reproduction in the Western Mosquitofish, Gambusia-Affinis-Affinis (Baird and Girard), and Its Use in Mosquito Control&lt;/title&gt;&lt;secondary-title&gt;Ecological Monographs&lt;/secondary-title&gt;&lt;alt-title&gt;Ecol Monogr&lt;/alt-title&gt;&lt;/titles&gt;&lt;periodical&gt;&lt;full-title&gt;Ecological Monographs&lt;/full-title&gt;&lt;abbr-1&gt;Ecol Monogr&lt;/abbr-1&gt;&lt;/periodical&gt;&lt;alt-periodical&gt;&lt;full-title&gt;Ecological Monographs&lt;/full-title&gt;&lt;abbr-1&gt;Ecol Monogr&lt;/abbr-1&gt;&lt;/alt-periodical&gt;&lt;pages&gt;1-43&lt;/pages&gt;&lt;volume&gt;18&lt;/volume&gt;&lt;number&gt;1&lt;/number&gt;&lt;dates&gt;&lt;year&gt;1948&lt;/year&gt;&lt;/dates&gt;&lt;isbn&gt;0012-9615&lt;/isbn&gt;&lt;accession-num&gt;WOS:A1948YF71200001&lt;/accession-num&gt;&lt;urls&gt;&lt;related-urls&gt;&lt;url&gt;&amp;lt;Go to ISI&amp;gt;://WOS:A1948YF71200001&lt;/url&gt;&lt;/related-urls&gt;&lt;/urls&gt;&lt;electronic-resource-num&gt;Doi 10.2307/1948627&lt;/electronic-resource-num&gt;&lt;language&gt;English&lt;/language&gt;&lt;/record&gt;&lt;/Cite&gt;&lt;/EndNote&gt;</w:delInstrText>
          </w:r>
          <w:r w:rsidR="00C7167C" w:rsidRPr="009A7FCE" w:rsidDel="009E0165">
            <w:fldChar w:fldCharType="separate"/>
          </w:r>
          <w:r w:rsidR="00C7167C" w:rsidRPr="009A7FCE" w:rsidDel="009E0165">
            <w:rPr>
              <w:noProof/>
            </w:rPr>
            <w:delText>(Krumholz 1948)</w:delText>
          </w:r>
          <w:r w:rsidR="00C7167C" w:rsidRPr="009A7FCE" w:rsidDel="009E0165">
            <w:fldChar w:fldCharType="end"/>
          </w:r>
          <w:r w:rsidR="008F5BF2" w:rsidDel="009E0165">
            <w:delText>.</w:delText>
          </w:r>
          <w:r w:rsidR="00BC7EDC" w:rsidDel="009E0165">
            <w:delText xml:space="preserve"> </w:delText>
          </w:r>
          <w:r w:rsidR="00FB7B32" w:rsidDel="009E0165">
            <w:delText xml:space="preserve">Taken together, our results indicate that </w:delText>
          </w:r>
          <w:r w:rsidR="007B419D" w:rsidDel="009E0165">
            <w:delText xml:space="preserve">regions decreasing </w:delText>
          </w:r>
          <w:r w:rsidR="00FB7B32" w:rsidDel="009E0165">
            <w:delText xml:space="preserve">AP restricts fish community </w:delText>
          </w:r>
          <w:r w:rsidR="008F5BF2" w:rsidDel="009E0165">
            <w:delText>assembly</w:delText>
          </w:r>
          <w:r w:rsidR="00FB7B32" w:rsidDel="009E0165">
            <w:delText xml:space="preserve"> via drought conditions (low flow and high solute concentrations).</w:delText>
          </w:r>
        </w:del>
      </w:moveFrom>
      <w:moveFromRangeEnd w:id="466"/>
    </w:p>
    <w:p w14:paraId="37A556A2" w14:textId="0296A80A" w:rsidR="00C7167C" w:rsidDel="00BB41F4" w:rsidRDefault="00FB7B32">
      <w:pPr>
        <w:spacing w:line="480" w:lineRule="auto"/>
        <w:ind w:firstLine="720"/>
        <w:contextualSpacing/>
        <w:rPr>
          <w:del w:id="469" w:author="Christopher J. Patrick" w:date="2020-04-28T13:47:00Z"/>
        </w:rPr>
        <w:pPrChange w:id="470" w:author="Christopher J. Patrick" w:date="2020-04-28T13:29:00Z">
          <w:pPr>
            <w:spacing w:line="480" w:lineRule="auto"/>
            <w:contextualSpacing/>
          </w:pPr>
        </w:pPrChange>
      </w:pPr>
      <w:del w:id="471" w:author="Christopher J. Patrick" w:date="2020-04-28T13:47:00Z">
        <w:r w:rsidDel="00BB41F4">
          <w:delText>As precipitation increases, fish communities diversify to include competitive omnivores and predators. Mesic sites contain a plurality of centrarchids</w:delText>
        </w:r>
        <w:r w:rsidR="00C7167C" w:rsidDel="00BB41F4">
          <w:delText xml:space="preserve">; species with 3-7 lifespans, annual breeding, nesting strategies, and are omnivores (DATA). Sub-humid sites contain larger predator taxa including catfish, LMB, warmouth sunfish, and green sunfish. Most of these species are ambush predators that reside within alcoves and woody debris, consuming a mixture of insects and small fish. </w:delText>
        </w:r>
      </w:del>
    </w:p>
    <w:p w14:paraId="334E88D1" w14:textId="75A978F7" w:rsidR="00BD78C4" w:rsidRDefault="00BD78C4" w:rsidP="00BD78C4">
      <w:pPr>
        <w:spacing w:line="480" w:lineRule="auto"/>
        <w:ind w:firstLine="720"/>
        <w:contextualSpacing/>
      </w:pPr>
      <w:r w:rsidRPr="009A7FCE">
        <w:lastRenderedPageBreak/>
        <w:t>Although salinity tolerance is prevalent in semi-arid communities</w:t>
      </w:r>
      <w:ins w:id="472" w:author="Christopher J. Patrick" w:date="2020-04-30T16:53:00Z">
        <w:r w:rsidR="00BA7FA4">
          <w:t>. s</w:t>
        </w:r>
      </w:ins>
      <w:del w:id="473" w:author="Christopher J. Patrick" w:date="2020-04-30T16:53:00Z">
        <w:r w:rsidRPr="009A7FCE" w:rsidDel="00BA7FA4">
          <w:delText>. S</w:delText>
        </w:r>
      </w:del>
      <w:r w:rsidRPr="009A7FCE">
        <w:t xml:space="preserve">everal euryhaline species including </w:t>
      </w:r>
      <w:proofErr w:type="spellStart"/>
      <w:r w:rsidRPr="009A7FCE">
        <w:rPr>
          <w:i/>
          <w:iCs/>
        </w:rPr>
        <w:t>Herichthys</w:t>
      </w:r>
      <w:proofErr w:type="spellEnd"/>
      <w:r w:rsidRPr="009A7FCE">
        <w:rPr>
          <w:i/>
          <w:iCs/>
        </w:rPr>
        <w:t xml:space="preserve"> </w:t>
      </w:r>
      <w:proofErr w:type="spellStart"/>
      <w:r w:rsidRPr="009A7FCE">
        <w:rPr>
          <w:i/>
          <w:iCs/>
        </w:rPr>
        <w:t>cyanoguttatum</w:t>
      </w:r>
      <w:proofErr w:type="spellEnd"/>
      <w:r w:rsidRPr="009A7FCE">
        <w:rPr>
          <w:i/>
          <w:iCs/>
        </w:rPr>
        <w:t xml:space="preserve"> </w:t>
      </w:r>
      <w:r w:rsidRPr="009A7FCE">
        <w:t xml:space="preserve">(0-27.5 </w:t>
      </w:r>
      <w:proofErr w:type="spellStart"/>
      <w:r w:rsidRPr="009A7FCE">
        <w:t>psu</w:t>
      </w:r>
      <w:proofErr w:type="spellEnd"/>
      <w:ins w:id="474" w:author="Christopher J. Patrick" w:date="2020-04-28T13:57:00Z">
        <w:r w:rsidR="009E0165">
          <w:t xml:space="preserve">), </w:t>
        </w:r>
      </w:ins>
      <w:del w:id="475" w:author="Christopher J. Patrick" w:date="2020-04-28T13:57:00Z">
        <w:r w:rsidRPr="009A7FCE" w:rsidDel="009E0165">
          <w:delText xml:space="preserve">) </w:delText>
        </w:r>
        <w:r w:rsidR="005A4538" w:rsidDel="009E0165">
          <w:delText>and</w:delText>
        </w:r>
      </w:del>
      <w:r w:rsidRPr="009A7FCE">
        <w:t xml:space="preserve"> </w:t>
      </w:r>
      <w:proofErr w:type="spellStart"/>
      <w:r w:rsidRPr="009A7FCE">
        <w:rPr>
          <w:i/>
          <w:iCs/>
        </w:rPr>
        <w:t>Trinectes</w:t>
      </w:r>
      <w:proofErr w:type="spellEnd"/>
      <w:r w:rsidRPr="009A7FCE">
        <w:rPr>
          <w:i/>
          <w:iCs/>
        </w:rPr>
        <w:t xml:space="preserve"> maculatus </w:t>
      </w:r>
      <w:r w:rsidRPr="009A7FCE">
        <w:t xml:space="preserve">(1-30 </w:t>
      </w:r>
      <w:proofErr w:type="spellStart"/>
      <w:r w:rsidRPr="009A7FCE">
        <w:t>psu</w:t>
      </w:r>
      <w:proofErr w:type="spellEnd"/>
      <w:r w:rsidRPr="009A7FCE">
        <w:t>)</w:t>
      </w:r>
      <w:r w:rsidRPr="009A7FCE">
        <w:rPr>
          <w:i/>
          <w:iCs/>
        </w:rPr>
        <w:t>,</w:t>
      </w:r>
      <w:ins w:id="476" w:author="Christopher J. Patrick" w:date="2020-04-28T13:57:00Z">
        <w:r w:rsidR="009E0165">
          <w:rPr>
            <w:i/>
            <w:iCs/>
          </w:rPr>
          <w:t xml:space="preserve"> </w:t>
        </w:r>
        <w:r w:rsidR="009E0165" w:rsidRPr="009E0165">
          <w:rPr>
            <w:iCs/>
            <w:rPrChange w:id="477" w:author="Christopher J. Patrick" w:date="2020-04-28T13:57:00Z">
              <w:rPr>
                <w:i/>
                <w:iCs/>
              </w:rPr>
            </w:rPrChange>
          </w:rPr>
          <w:t>and American eel</w:t>
        </w:r>
        <w:r w:rsidR="009E0165">
          <w:rPr>
            <w:i/>
            <w:iCs/>
          </w:rPr>
          <w:t xml:space="preserve"> ()</w:t>
        </w:r>
      </w:ins>
      <w:r w:rsidRPr="009A7FCE">
        <w:rPr>
          <w:i/>
          <w:iCs/>
        </w:rPr>
        <w:t xml:space="preserve"> </w:t>
      </w:r>
      <w:r w:rsidRPr="009A7FCE">
        <w:t xml:space="preserve">are only found in Mesic and Sub-Humid streams (Figures 3 &amp; 4) </w:t>
      </w:r>
      <w:r w:rsidR="005A4538">
        <w:fldChar w:fldCharType="begin"/>
      </w:r>
      <w:r w:rsidR="005A4538">
        <w:instrText xml:space="preserve"> ADDIN EN.CITE &lt;EndNote&gt;&lt;Cite&gt;&lt;Author&gt;Kirby&lt;/Author&gt;&lt;Year&gt;1976&lt;/Year&gt;&lt;RecNum&gt;205&lt;/RecNum&gt;&lt;DisplayText&gt;(Kirby and Knowlton 1976)&lt;/DisplayText&gt;&lt;record&gt;&lt;rec-number&gt;205&lt;/rec-number&gt;&lt;foreign-keys&gt;&lt;key app="EN" db-id="fzt5daz5eexrvhezevkpw9shp2fpffwdpre5" timestamp="1583455560"&gt;205&lt;/key&gt;&lt;/foreign-keys&gt;&lt;ref-type name="Journal Article"&gt;17&lt;/ref-type&gt;&lt;contributors&gt;&lt;authors&gt;&lt;author&gt;Kirby, D. F.&lt;/author&gt;&lt;author&gt;Knowlton, R. E.&lt;/author&gt;&lt;/authors&gt;&lt;/contributors&gt;&lt;auth-address&gt;GEORGE WASHINGTON UNIV,WASHINGTON,DC 20006.&lt;/auth-address&gt;&lt;titles&gt;&lt;title&gt;SALINITY TOLERANCE AND SODIUM BALANCE IN PRAWN PALAEMONETES-PUGIO HOLTHUIS&lt;/title&gt;&lt;secondary-title&gt;American Zoologist&lt;/secondary-title&gt;&lt;alt-title&gt;Am. Zool.&lt;/alt-title&gt;&lt;/titles&gt;&lt;periodical&gt;&lt;full-title&gt;American Zoologist&lt;/full-title&gt;&lt;abbr-1&gt;Am. Zool.&lt;/abbr-1&gt;&lt;/periodical&gt;&lt;alt-periodical&gt;&lt;full-title&gt;American Zoologist&lt;/full-title&gt;&lt;abbr-1&gt;Am. Zool.&lt;/abbr-1&gt;&lt;/alt-periodical&gt;&lt;pages&gt;240-240&lt;/pages&gt;&lt;volume&gt;16&lt;/volume&gt;&lt;number&gt;2&lt;/number&gt;&lt;keywords&gt;&lt;keyword&gt;Zoology&lt;/keyword&gt;&lt;/keywords&gt;&lt;dates&gt;&lt;year&gt;1976&lt;/year&gt;&lt;/dates&gt;&lt;isbn&gt;0003-1569&lt;/isbn&gt;&lt;accession-num&gt;WOS:A1976BQ12500260&lt;/accession-num&gt;&lt;work-type&gt;Meeting Abstract&lt;/work-type&gt;&lt;urls&gt;&lt;related-urls&gt;&lt;url&gt;&amp;lt;Go to ISI&amp;gt;://WOS:A1976BQ12500260&lt;/url&gt;&lt;/related-urls&gt;&lt;/urls&gt;&lt;language&gt;English&lt;/language&gt;&lt;/record&gt;&lt;/Cite&gt;&lt;/EndNote&gt;</w:instrText>
      </w:r>
      <w:r w:rsidR="005A4538">
        <w:fldChar w:fldCharType="separate"/>
      </w:r>
      <w:r w:rsidR="005A4538">
        <w:rPr>
          <w:noProof/>
        </w:rPr>
        <w:t>(Kirby and Knowlton 1976)</w:t>
      </w:r>
      <w:r w:rsidR="005A4538">
        <w:fldChar w:fldCharType="end"/>
      </w:r>
      <w:r w:rsidRPr="009A7FCE">
        <w:t xml:space="preserve">. </w:t>
      </w:r>
      <w:r w:rsidRPr="009A7FCE">
        <w:rPr>
          <w:i/>
          <w:iCs/>
        </w:rPr>
        <w:t xml:space="preserve">T. maculatus </w:t>
      </w:r>
      <w:r w:rsidRPr="009A7FCE">
        <w:t xml:space="preserve">typically reside in brackish estuaries (1-25psu) and make seasonal migrations upstream to spawn </w:t>
      </w:r>
      <w:r w:rsidRPr="009A7FCE">
        <w:fldChar w:fldCharType="begin"/>
      </w:r>
      <w:r w:rsidRPr="009A7FCE">
        <w:instrText xml:space="preserve"> ADDIN EN.CITE &lt;EndNote&gt;&lt;Cite&gt;&lt;Author&gt;Koski&lt;/Author&gt;&lt;Year&gt;1978&lt;/Year&gt;&lt;RecNum&gt;203&lt;/RecNum&gt;&lt;DisplayText&gt;(Koski 1978)&lt;/DisplayText&gt;&lt;record&gt;&lt;rec-number&gt;203&lt;/rec-number&gt;&lt;foreign-keys&gt;&lt;key app="EN" db-id="fzt5daz5eexrvhezevkpw9shp2fpffwdpre5" timestamp="1583451820"&gt;203&lt;/key&gt;&lt;/foreign-keys&gt;&lt;ref-type name="Journal Article"&gt;17&lt;/ref-type&gt;&lt;contributors&gt;&lt;authors&gt;&lt;author&gt;Koski, R. T.&lt;/author&gt;&lt;/authors&gt;&lt;/contributors&gt;&lt;auth-address&gt;KOSKI, RT (reprint author), RHODE ISL JR COLL,DEPT BIOL,WARWICK,RI 02886, USA.&lt;/auth-address&gt;&lt;titles&gt;&lt;title&gt;AGE, GROWTH, AND MATURITY OF HOGCHOKER, TRINECTES-MACULATUS, IN HUDSON RIVER, NEW-YORK&lt;/title&gt;&lt;secondary-title&gt;Transactions of the American Fisheries Society&lt;/secondary-title&gt;&lt;alt-title&gt;Trans. Am. Fish. Soc.&lt;/alt-title&gt;&lt;/titles&gt;&lt;periodical&gt;&lt;full-title&gt;Transactions of the American Fisheries Society&lt;/full-title&gt;&lt;abbr-1&gt;T Am Fish Soc&lt;/abbr-1&gt;&lt;/periodical&gt;&lt;pages&gt;449-453&lt;/pages&gt;&lt;volume&gt;107&lt;/volume&gt;&lt;number&gt;3&lt;/number&gt;&lt;keywords&gt;&lt;keyword&gt;Fisheries&lt;/keyword&gt;&lt;/keywords&gt;&lt;dates&gt;&lt;year&gt;1978&lt;/year&gt;&lt;/dates&gt;&lt;isbn&gt;0002-8487&lt;/isbn&gt;&lt;accession-num&gt;WOS:A1978FD55200010&lt;/accession-num&gt;&lt;work-type&gt;Article&lt;/work-type&gt;&lt;urls&gt;&lt;related-urls&gt;&lt;url&gt;&amp;lt;Go to ISI&amp;gt;://WOS:A1978FD55200010&lt;/url&gt;&lt;/related-urls&gt;&lt;/urls&gt;&lt;electronic-resource-num&gt;10.1577/1548-8659(1978)107&amp;lt;449:Agamot&amp;gt;2.0.Co;2&lt;/electronic-resource-num&gt;&lt;language&gt;English&lt;/language&gt;&lt;/record&gt;&lt;/Cite&gt;&lt;/EndNote&gt;</w:instrText>
      </w:r>
      <w:r w:rsidRPr="009A7FCE">
        <w:fldChar w:fldCharType="separate"/>
      </w:r>
      <w:r w:rsidRPr="009A7FCE">
        <w:rPr>
          <w:noProof/>
        </w:rPr>
        <w:t>(Koski 1978)</w:t>
      </w:r>
      <w:r w:rsidRPr="009A7FCE">
        <w:fldChar w:fldCharType="end"/>
      </w:r>
      <w:r w:rsidRPr="009A7FCE">
        <w:t xml:space="preserve">. </w:t>
      </w:r>
      <w:r w:rsidRPr="009A7FCE">
        <w:rPr>
          <w:i/>
          <w:iCs/>
        </w:rPr>
        <w:t xml:space="preserve">H. </w:t>
      </w:r>
      <w:proofErr w:type="spellStart"/>
      <w:r w:rsidRPr="009A7FCE">
        <w:rPr>
          <w:i/>
          <w:iCs/>
        </w:rPr>
        <w:t>cyanoguttatum</w:t>
      </w:r>
      <w:proofErr w:type="spellEnd"/>
      <w:r w:rsidRPr="009A7FCE">
        <w:t xml:space="preserve"> and </w:t>
      </w:r>
      <w:r w:rsidRPr="009A7FCE">
        <w:rPr>
          <w:i/>
          <w:iCs/>
        </w:rPr>
        <w:t>P. pugio</w:t>
      </w:r>
      <w:r w:rsidRPr="009A7FCE">
        <w:t xml:space="preserve"> seek thermal refugia in deeper pools or estuaries during the winter months until temperatures rise and flows permit dispersal in late Spring </w:t>
      </w:r>
      <w:r w:rsidRPr="009A7FCE">
        <w:fldChar w:fldCharType="begin">
          <w:fldData xml:space="preserve">PEVuZE5vdGU+PENpdGU+PEF1dGhvcj5SZWhhZ2U8L0F1dGhvcj48WWVhcj4yMDE2PC9ZZWFyPjxS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</w:fldData>
        </w:fldChar>
      </w:r>
      <w:r w:rsidRPr="009A7FCE">
        <w:instrText xml:space="preserve"> ADDIN EN.CITE </w:instrText>
      </w:r>
      <w:r w:rsidRPr="009A7FCE">
        <w:fldChar w:fldCharType="begin">
          <w:fldData xml:space="preserve">PEVuZE5vdGU+PENpdGU+PEF1dGhvcj5SZWhhZ2U8L0F1dGhvcj48WWVhcj4yMDE2PC9ZZWFyPjxS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</w:fldData>
        </w:fldChar>
      </w:r>
      <w:r w:rsidRPr="009A7FCE">
        <w:instrText xml:space="preserve"> ADDIN EN.CITE.DATA </w:instrText>
      </w:r>
      <w:r w:rsidRPr="009A7FCE">
        <w:fldChar w:fldCharType="end"/>
      </w:r>
      <w:r w:rsidRPr="009A7FCE">
        <w:fldChar w:fldCharType="separate"/>
      </w:r>
      <w:r w:rsidRPr="009A7FCE">
        <w:rPr>
          <w:noProof/>
        </w:rPr>
        <w:t>(Kirby and Knowlton 1976, Rehage, Blanchard et al. 2016)</w:t>
      </w:r>
      <w:r w:rsidRPr="009A7FCE">
        <w:fldChar w:fldCharType="end"/>
      </w:r>
      <w:r w:rsidRPr="009A7FCE">
        <w:t xml:space="preserve">. </w:t>
      </w:r>
      <w:del w:id="478" w:author="Christopher J. Patrick" w:date="2020-04-28T13:57:00Z">
        <w:r w:rsidRPr="009A7FCE" w:rsidDel="009E0165">
          <w:delText>Although these species can tolerate high salinities, they were not found in the semi-arid sites.  We attribute the</w:delText>
        </w:r>
      </w:del>
      <w:ins w:id="479" w:author="Christopher J. Patrick" w:date="2020-04-28T13:58:00Z">
        <w:r w:rsidR="009E0165">
          <w:t>All of the sites were a similar distance from downstream estuaries, so t</w:t>
        </w:r>
      </w:ins>
      <w:ins w:id="480" w:author="Christopher J. Patrick" w:date="2020-04-28T13:57:00Z">
        <w:r w:rsidR="009E0165">
          <w:t>he</w:t>
        </w:r>
      </w:ins>
      <w:r w:rsidRPr="009A7FCE">
        <w:t xml:space="preserve"> absence of anadromous and euryhaline taxa in semi-arid streams </w:t>
      </w:r>
      <w:ins w:id="481" w:author="Christopher J. Patrick" w:date="2020-04-28T13:58:00Z">
        <w:r w:rsidR="009E0165">
          <w:t xml:space="preserve">may be due </w:t>
        </w:r>
      </w:ins>
      <w:r w:rsidRPr="009A7FCE">
        <w:t xml:space="preserve">to increased habitat fragmentation </w:t>
      </w:r>
      <w:ins w:id="482" w:author="Christopher J. Patrick" w:date="2020-04-28T13:58:00Z">
        <w:r w:rsidR="009E0165">
          <w:t xml:space="preserve">in the downstream river </w:t>
        </w:r>
        <w:proofErr w:type="spellStart"/>
        <w:r w:rsidR="009E0165">
          <w:t>cooridor</w:t>
        </w:r>
        <w:proofErr w:type="spellEnd"/>
        <w:r w:rsidR="009E0165">
          <w:t xml:space="preserve"> and the unpredictability of </w:t>
        </w:r>
      </w:ins>
      <w:del w:id="483" w:author="Christopher J. Patrick" w:date="2020-04-28T13:59:00Z">
        <w:r w:rsidRPr="009A7FCE" w:rsidDel="009E0165">
          <w:delText xml:space="preserve">resulting from rare </w:delText>
        </w:r>
      </w:del>
      <w:r w:rsidRPr="009A7FCE">
        <w:t xml:space="preserve">freshets </w:t>
      </w:r>
      <w:ins w:id="484" w:author="Christopher J. Patrick" w:date="2020-04-28T13:59:00Z">
        <w:r w:rsidR="009E0165">
          <w:t xml:space="preserve">triggering upstream migrations </w:t>
        </w:r>
      </w:ins>
      <w:r w:rsidRPr="009A7FCE">
        <w:t xml:space="preserve">in semi-arid climate </w:t>
      </w:r>
      <w:r w:rsidRPr="009A7FCE">
        <w:fldChar w:fldCharType="begin"/>
      </w:r>
      <w:r w:rsidRPr="009A7FCE">
        <w:instrText xml:space="preserve"> ADDIN EN.CITE &lt;EndNote&gt;&lt;Cite&gt;&lt;Author&gt;Satake&lt;/Author&gt;&lt;Year&gt;2013&lt;/Year&gt;&lt;RecNum&gt;206&lt;/RecNum&gt;&lt;DisplayText&gt;(Satake and Ueno 2013)&lt;/DisplayText&gt;&lt;record&gt;&lt;rec-number&gt;206&lt;/rec-number&gt;&lt;foreign-keys&gt;&lt;key app="EN" db-id="fzt5daz5eexrvhezevkpw9shp2fpffwdpre5" timestamp="1583456476"&gt;206&lt;/key&gt;&lt;/foreign-keys&gt;&lt;ref-type name="Journal Article"&gt;17&lt;/ref-type&gt;&lt;contributors&gt;&lt;authors&gt;&lt;author&gt;Satake, K.&lt;/author&gt;&lt;author&gt;Ueno, R.&lt;/author&gt;&lt;/authors&gt;&lt;/contributors&gt;&lt;auth-address&gt;Natl Inst Environm Studies, Tsukuba, Ibaraki 3058506, Japan&lt;/auth-address&gt;&lt;titles&gt;&lt;title&gt;Distribution of freshwater macroinvertebrates in streams with dams and associated reservoirs on a subtropical oceanic island off southern Japan&lt;/title&gt;&lt;secondary-title&gt;Limnology&lt;/secondary-title&gt;&lt;alt-title&gt;Limnology&lt;/alt-title&gt;&lt;/titles&gt;&lt;periodical&gt;&lt;full-title&gt;Limnology&lt;/full-title&gt;&lt;abbr-1&gt;Limnology&lt;/abbr-1&gt;&lt;/periodical&gt;&lt;alt-periodical&gt;&lt;full-title&gt;Limnology&lt;/full-title&gt;&lt;abbr-1&gt;Limnology&lt;/abbr-1&gt;&lt;/alt-periodical&gt;&lt;pages&gt;211-221&lt;/pages&gt;&lt;volume&gt;14&lt;/volume&gt;&lt;number&gt;2&lt;/number&gt;&lt;keywords&gt;&lt;keyword&gt;freshwater macroinvertebrates&lt;/keyword&gt;&lt;keyword&gt;endemic species&lt;/keyword&gt;&lt;keyword&gt;dams&lt;/keyword&gt;&lt;keyword&gt;island habitat&lt;/keyword&gt;&lt;keyword&gt;low dissolved-oxygen&lt;/keyword&gt;&lt;keyword&gt;bonin islands&lt;/keyword&gt;&lt;keyword&gt;river&lt;/keyword&gt;&lt;keyword&gt;fish&lt;/keyword&gt;&lt;keyword&gt;communities&lt;/keyword&gt;&lt;keyword&gt;ogasawara&lt;/keyword&gt;&lt;keyword&gt;decapoda&lt;/keyword&gt;&lt;keyword&gt;insects&lt;/keyword&gt;&lt;keyword&gt;larvae&lt;/keyword&gt;&lt;/keywords&gt;&lt;dates&gt;&lt;year&gt;2013&lt;/year&gt;&lt;pub-dates&gt;&lt;date&gt;Apr&lt;/date&gt;&lt;/pub-dates&gt;&lt;/dates&gt;&lt;isbn&gt;1439-8621&lt;/isbn&gt;&lt;accession-num&gt;WOS:000317080300008&lt;/accession-num&gt;&lt;urls&gt;&lt;related-urls&gt;&lt;url&gt;&amp;lt;Go to ISI&amp;gt;://WOS:000317080300008&lt;/url&gt;&lt;/related-urls&gt;&lt;/urls&gt;&lt;electronic-resource-num&gt;10.1007/s10201-012-0393-5&lt;/electronic-resource-num&gt;&lt;language&gt;English&lt;/language&gt;&lt;/record&gt;&lt;/Cite&gt;&lt;/EndNote&gt;</w:instrText>
      </w:r>
      <w:r w:rsidRPr="009A7FCE">
        <w:fldChar w:fldCharType="separate"/>
      </w:r>
      <w:r w:rsidRPr="009A7FCE">
        <w:rPr>
          <w:noProof/>
        </w:rPr>
        <w:t>(Satake and Ueno 2013)</w:t>
      </w:r>
      <w:r w:rsidRPr="009A7FCE">
        <w:fldChar w:fldCharType="end"/>
      </w:r>
      <w:r w:rsidRPr="009A7FCE">
        <w:t xml:space="preserve">. </w:t>
      </w:r>
      <w:commentRangeEnd w:id="460"/>
      <w:r w:rsidR="006225D5">
        <w:rPr>
          <w:rStyle w:val="CommentReference"/>
        </w:rPr>
        <w:commentReference w:id="460"/>
      </w:r>
    </w:p>
    <w:p w14:paraId="7C4AEFD9" w14:textId="77777777" w:rsidR="00F43B9D" w:rsidRDefault="008F5BF2" w:rsidP="00F43B9D">
      <w:pPr>
        <w:spacing w:line="480" w:lineRule="auto"/>
        <w:ind w:firstLine="720"/>
        <w:contextualSpacing/>
        <w:rPr>
          <w:moveTo w:id="485" w:author="Christopher J. Patrick" w:date="2020-04-30T16:57:00Z"/>
        </w:rPr>
      </w:pPr>
      <w:del w:id="486" w:author="Christopher J. Patrick" w:date="2020-04-28T16:52:00Z">
        <w:r w:rsidDel="00B46681">
          <w:rPr>
            <w:i/>
            <w:iCs/>
          </w:rPr>
          <w:delText xml:space="preserve">Invertebrates: </w:delText>
        </w:r>
      </w:del>
      <w:commentRangeStart w:id="487"/>
      <w:ins w:id="488" w:author="Christopher J. Patrick" w:date="2020-04-28T16:52:00Z">
        <w:r w:rsidR="00C95DE7">
          <w:rPr>
            <w:iCs/>
            <w:u w:val="single"/>
          </w:rPr>
          <w:t>While the invertebrate communities showed compositional shifts</w:t>
        </w:r>
      </w:ins>
      <w:ins w:id="489" w:author="Christopher J. Patrick" w:date="2020-04-28T16:53:00Z">
        <w:r w:rsidR="00C95DE7">
          <w:rPr>
            <w:iCs/>
            <w:u w:val="single"/>
          </w:rPr>
          <w:t xml:space="preserve"> along the precipitation gradient, unlike fish, there was not a positive relationship with Shannon diversity.  </w:t>
        </w:r>
      </w:ins>
      <w:ins w:id="490" w:author="Christopher J. Patrick" w:date="2020-04-28T16:54:00Z">
        <w:r w:rsidR="00C95DE7">
          <w:rPr>
            <w:iCs/>
            <w:u w:val="single"/>
          </w:rPr>
          <w:t xml:space="preserve">Instead, we observed a hump shaped relationship with the highest invertebrate </w:t>
        </w:r>
      </w:ins>
      <w:ins w:id="491" w:author="Christopher J. Patrick" w:date="2020-04-28T16:55:00Z">
        <w:r w:rsidR="00C95DE7">
          <w:rPr>
            <w:iCs/>
            <w:u w:val="single"/>
          </w:rPr>
          <w:t xml:space="preserve">richness and diversity at sites in the middle of the precipitation gradient (stats?).  </w:t>
        </w:r>
      </w:ins>
      <w:del w:id="492" w:author="Christopher J. Patrick" w:date="2020-04-28T16:56:00Z">
        <w:r w:rsidDel="00C95DE7">
          <w:delText>We expected invertebrate species diversity to increase with annual precipitation. Instead, we found that i</w:delText>
        </w:r>
        <w:r w:rsidR="00D24D4E" w:rsidDel="00C95DE7">
          <w:delText>nvertebrate richness and Shannon index are maximal at mesic sites and vary parabolically across the precipitation gradient</w:delText>
        </w:r>
        <w:r w:rsidR="00BC7EDC" w:rsidDel="00C95DE7">
          <w:delText xml:space="preserve"> (DATA)</w:delText>
        </w:r>
        <w:r w:rsidR="00D24D4E" w:rsidDel="00C95DE7">
          <w:delText>.</w:delText>
        </w:r>
      </w:del>
      <w:ins w:id="493" w:author="Christopher J. Patrick" w:date="2020-04-28T16:57:00Z">
        <w:r w:rsidR="00C95DE7">
          <w:t xml:space="preserve"> </w:t>
        </w:r>
      </w:ins>
      <w:ins w:id="494" w:author="Christopher J. Patrick" w:date="2020-04-30T16:55:00Z">
        <w:r w:rsidR="00F43B9D">
          <w:t xml:space="preserve">This may be due to differential responses </w:t>
        </w:r>
      </w:ins>
      <w:ins w:id="495" w:author="Christopher J. Patrick" w:date="2020-04-30T16:56:00Z">
        <w:r w:rsidR="00F43B9D">
          <w:t>of</w:t>
        </w:r>
      </w:ins>
      <w:ins w:id="496" w:author="Christopher J. Patrick" w:date="2020-04-30T16:55:00Z">
        <w:r w:rsidR="00F43B9D">
          <w:t xml:space="preserve"> invertebrate groups </w:t>
        </w:r>
      </w:ins>
      <w:ins w:id="497" w:author="Christopher J. Patrick" w:date="2020-04-30T16:56:00Z">
        <w:r w:rsidR="00F43B9D">
          <w:t xml:space="preserve">to stressors </w:t>
        </w:r>
      </w:ins>
      <w:ins w:id="498" w:author="Christopher J. Patrick" w:date="2020-04-30T16:55:00Z">
        <w:r w:rsidR="00F43B9D">
          <w:t>along the gradient resulting in an area of overla</w:t>
        </w:r>
      </w:ins>
      <w:ins w:id="499" w:author="Christopher J. Patrick" w:date="2020-04-30T16:56:00Z">
        <w:r w:rsidR="00F43B9D">
          <w:t xml:space="preserve">p where semi-arid and sub-humid communities </w:t>
        </w:r>
      </w:ins>
      <w:ins w:id="500" w:author="Christopher J. Patrick" w:date="2020-04-30T16:57:00Z">
        <w:r w:rsidR="00F43B9D">
          <w:t xml:space="preserve">coexist.  </w:t>
        </w:r>
      </w:ins>
      <w:moveToRangeStart w:id="501" w:author="Christopher J. Patrick" w:date="2020-04-30T16:57:00Z" w:name="move39158267"/>
      <w:moveTo w:id="502" w:author="Christopher J. Patrick" w:date="2020-04-30T16:57:00Z">
        <w:r w:rsidR="00F43B9D">
          <w:t>Semi-arid streams communities are dominated by</w:t>
        </w:r>
        <w:del w:id="503" w:author="Christopher J. Patrick" w:date="2020-04-30T16:57:00Z">
          <w:r w:rsidR="00F43B9D" w:rsidDel="00F43B9D">
            <w:delText xml:space="preserve"> </w:delText>
          </w:r>
        </w:del>
        <w:r w:rsidR="00F43B9D">
          <w:t xml:space="preserve"> grazing Gastropoda and some predatory Hemiptera. On the other extreme of the gradient, sub-humid sites contain an abundance of grazer and omnivore taxa including Ephemeroptera, Amphipoda, and </w:t>
        </w:r>
        <w:r w:rsidR="00F43B9D">
          <w:lastRenderedPageBreak/>
          <w:t xml:space="preserve">Trichopteran. Between these regions, mesic sites </w:t>
        </w:r>
        <w:proofErr w:type="gramStart"/>
        <w:r w:rsidR="00F43B9D">
          <w:t>contains</w:t>
        </w:r>
        <w:proofErr w:type="gramEnd"/>
        <w:r w:rsidR="00F43B9D">
          <w:t xml:space="preserve"> a mixture of grazers, omnivores and an abundance of predators including Odonata and Hemiptera. As precipitation increases, there is a shift in primary consumers from Gastropoda to </w:t>
        </w:r>
        <w:proofErr w:type="spellStart"/>
        <w:r w:rsidR="00F43B9D">
          <w:t>Ephemerpotera</w:t>
        </w:r>
        <w:proofErr w:type="spellEnd"/>
        <w:r w:rsidR="00F43B9D">
          <w:t xml:space="preserve"> and </w:t>
        </w:r>
        <w:proofErr w:type="spellStart"/>
        <w:r w:rsidR="00F43B9D">
          <w:t>Trichoptera</w:t>
        </w:r>
        <w:proofErr w:type="spellEnd"/>
        <w:r w:rsidR="00F43B9D">
          <w:t>; the latter species indicating enhance water quality conditions (CITATION). Additionally, these taxa have longer life cycles than the prominent grazers at semi-arid sites (DATA &amp; CITATION). These results indicate that drought also acts to regulate insect communities at the primary consumer level.</w:t>
        </w:r>
      </w:moveTo>
    </w:p>
    <w:moveToRangeEnd w:id="501"/>
    <w:p w14:paraId="7362C164" w14:textId="14B37AE5" w:rsidR="00F43B9D" w:rsidRDefault="00F43B9D" w:rsidP="00F43B9D">
      <w:pPr>
        <w:spacing w:line="480" w:lineRule="auto"/>
        <w:ind w:firstLine="720"/>
        <w:contextualSpacing/>
        <w:rPr>
          <w:ins w:id="504" w:author="Christopher J. Patrick" w:date="2020-04-30T16:57:00Z"/>
        </w:rPr>
      </w:pPr>
    </w:p>
    <w:p w14:paraId="0F644FFB" w14:textId="77777777" w:rsidR="00F43B9D" w:rsidRDefault="00F43B9D" w:rsidP="00F43B9D">
      <w:pPr>
        <w:spacing w:line="480" w:lineRule="auto"/>
        <w:ind w:firstLine="720"/>
        <w:contextualSpacing/>
        <w:rPr>
          <w:ins w:id="505" w:author="Christopher J. Patrick" w:date="2020-04-30T16:57:00Z"/>
        </w:rPr>
      </w:pPr>
    </w:p>
    <w:p w14:paraId="63EC8E36" w14:textId="4F9482A2" w:rsidR="006A39AA" w:rsidRDefault="00F43B9D" w:rsidP="00F43B9D">
      <w:pPr>
        <w:spacing w:line="480" w:lineRule="auto"/>
        <w:ind w:firstLine="720"/>
        <w:contextualSpacing/>
      </w:pPr>
      <w:ins w:id="506" w:author="Christopher J. Patrick" w:date="2020-04-30T16:56:00Z">
        <w:r>
          <w:t xml:space="preserve"> </w:t>
        </w:r>
      </w:ins>
      <w:ins w:id="507" w:author="Christopher J. Patrick" w:date="2020-04-28T16:58:00Z">
        <w:r w:rsidR="00C95DE7">
          <w:t xml:space="preserve">, </w:t>
        </w:r>
      </w:ins>
      <w:del w:id="508" w:author="Christopher J. Patrick" w:date="2020-04-28T16:58:00Z">
        <w:r w:rsidR="00D24D4E" w:rsidDel="00C95DE7">
          <w:delText xml:space="preserve"> </w:delText>
        </w:r>
      </w:del>
      <w:r w:rsidR="006A39AA" w:rsidRPr="006A39AA">
        <w:t xml:space="preserve">LFPP </w:t>
      </w:r>
      <w:del w:id="509" w:author="Christopher J. Patrick" w:date="2020-04-30T16:53:00Z">
        <w:r w:rsidR="006A39AA" w:rsidRPr="006A39AA" w:rsidDel="00F43B9D">
          <w:delText xml:space="preserve">is the only significant negative predictor of macroinvertebrate </w:delText>
        </w:r>
        <w:r w:rsidR="006A39AA" w:rsidDel="00F43B9D">
          <w:delText>Shannon index</w:delText>
        </w:r>
        <w:r w:rsidR="006A39AA" w:rsidRPr="006A39AA" w:rsidDel="00F43B9D">
          <w:delText xml:space="preserve"> </w:delText>
        </w:r>
      </w:del>
      <w:r w:rsidR="006A39AA" w:rsidRPr="006A39AA">
        <w:t>(R</w:t>
      </w:r>
      <w:r w:rsidR="006A39AA" w:rsidRPr="00F43B9D">
        <w:rPr>
          <w:vertAlign w:val="superscript"/>
          <w:rPrChange w:id="510" w:author="Christopher J. Patrick" w:date="2020-04-30T16:54:00Z">
            <w:rPr/>
          </w:rPrChange>
        </w:rPr>
        <w:t>2</w:t>
      </w:r>
      <w:r w:rsidR="006A39AA" w:rsidRPr="006A39AA">
        <w:t xml:space="preserve"> = 0.41, p &lt; 0.05), indicating drought duration as a diversity driver (Figure 3). Even in perennial streams, prolonged droughts create physical stress via dewatering, pool isolation, and stagnation.</w:t>
      </w:r>
      <w:r w:rsidR="006A39AA">
        <w:t xml:space="preserve"> </w:t>
      </w:r>
    </w:p>
    <w:p w14:paraId="4287CD04" w14:textId="066F6AC9" w:rsidR="00840033" w:rsidRDefault="00BC7EDC" w:rsidP="006A39AA">
      <w:pPr>
        <w:spacing w:line="480" w:lineRule="auto"/>
        <w:ind w:firstLine="720"/>
        <w:contextualSpacing/>
      </w:pPr>
      <w:r>
        <w:t xml:space="preserve">Invertebrate community compositions </w:t>
      </w:r>
      <w:r w:rsidR="008F5BF2">
        <w:t>shift along the precipitation gradient</w:t>
      </w:r>
      <w:r w:rsidR="00EF74C3">
        <w:t xml:space="preserve"> and these shifts coincide with changes in LFPP (DATA). </w:t>
      </w:r>
      <w:moveFromRangeStart w:id="511" w:author="Christopher J. Patrick" w:date="2020-04-30T16:57:00Z" w:name="move39158267"/>
      <w:moveFrom w:id="512" w:author="Christopher J. Patrick" w:date="2020-04-30T16:57:00Z">
        <w:r w:rsidR="00EF74C3" w:rsidDel="00F43B9D">
          <w:t xml:space="preserve">Semi-arid streams communities are </w:t>
        </w:r>
        <w:r w:rsidR="005A4538" w:rsidDel="00F43B9D">
          <w:t xml:space="preserve">dominated by </w:t>
        </w:r>
        <w:r w:rsidR="00EF74C3" w:rsidDel="00F43B9D">
          <w:t xml:space="preserve"> </w:t>
        </w:r>
        <w:r w:rsidR="005A4538" w:rsidDel="00F43B9D">
          <w:t xml:space="preserve">grazing </w:t>
        </w:r>
        <w:r w:rsidR="00EF74C3" w:rsidDel="00F43B9D">
          <w:t xml:space="preserve">Gastropoda and </w:t>
        </w:r>
        <w:r w:rsidR="007A248E" w:rsidDel="00F43B9D">
          <w:t xml:space="preserve">some </w:t>
        </w:r>
        <w:r w:rsidR="005A4538" w:rsidDel="00F43B9D">
          <w:t xml:space="preserve">predatory </w:t>
        </w:r>
        <w:r w:rsidR="007A248E" w:rsidDel="00F43B9D">
          <w:t>Hemiptera</w:t>
        </w:r>
        <w:r w:rsidR="00EF74C3" w:rsidDel="00F43B9D">
          <w:t>. On the other extreme of the gradient, sub-humid sites contain an abundance of grazer and omnivore taxa including Ephemeroptera, Amphipoda, and Trichopteran. Between these regions, mesic sites contain</w:t>
        </w:r>
        <w:r w:rsidR="005A4538" w:rsidDel="00F43B9D">
          <w:t>s</w:t>
        </w:r>
        <w:r w:rsidR="00EF74C3" w:rsidDel="00F43B9D">
          <w:t xml:space="preserve"> </w:t>
        </w:r>
        <w:r w:rsidR="005A4538" w:rsidDel="00F43B9D">
          <w:t xml:space="preserve">a mixture of grazers, omnivores and </w:t>
        </w:r>
        <w:r w:rsidR="00EF74C3" w:rsidDel="00F43B9D">
          <w:t>an abundance of predators</w:t>
        </w:r>
        <w:r w:rsidR="007A248E" w:rsidDel="00F43B9D">
          <w:t xml:space="preserve"> including</w:t>
        </w:r>
        <w:r w:rsidR="00EF74C3" w:rsidDel="00F43B9D">
          <w:t xml:space="preserve"> Odonata and Hemiptera.</w:t>
        </w:r>
        <w:r w:rsidR="005A4538" w:rsidDel="00F43B9D">
          <w:t xml:space="preserve"> As precipitation increases, there is a shift in primary consumers from Gastropoda to </w:t>
        </w:r>
        <w:r w:rsidR="00840033" w:rsidDel="00F43B9D">
          <w:t>Ephemerpotera and Trichoptera</w:t>
        </w:r>
        <w:r w:rsidR="005A4538" w:rsidDel="00F43B9D">
          <w:t>; the latter</w:t>
        </w:r>
        <w:r w:rsidR="00840033" w:rsidDel="00F43B9D">
          <w:t xml:space="preserve"> species indicat</w:t>
        </w:r>
        <w:r w:rsidR="005A4538" w:rsidDel="00F43B9D">
          <w:t>ing</w:t>
        </w:r>
        <w:r w:rsidR="00840033" w:rsidDel="00F43B9D">
          <w:t xml:space="preserve"> enhance water quality conditions</w:t>
        </w:r>
        <w:r w:rsidR="005A4538" w:rsidDel="00F43B9D">
          <w:t xml:space="preserve"> (CITATION)</w:t>
        </w:r>
        <w:r w:rsidR="00840033" w:rsidDel="00F43B9D">
          <w:t>. Additionally, these taxa have longer life cycles than the prominent grazers at semi-arid sites (D</w:t>
        </w:r>
        <w:r w:rsidR="005A4538" w:rsidDel="00F43B9D">
          <w:t>ATA &amp; CITATION)</w:t>
        </w:r>
        <w:r w:rsidR="00840033" w:rsidDel="00F43B9D">
          <w:t>. These results indicate that drought also acts to regulate insect communities at the primary consumer level.</w:t>
        </w:r>
      </w:moveFrom>
      <w:moveFromRangeEnd w:id="511"/>
    </w:p>
    <w:p w14:paraId="3071652D" w14:textId="60793B49" w:rsidR="00EC6B7A" w:rsidRPr="009A7FCE" w:rsidRDefault="007A248E" w:rsidP="00BD78C4">
      <w:pPr>
        <w:spacing w:line="480" w:lineRule="auto"/>
        <w:ind w:firstLine="720"/>
        <w:contextualSpacing/>
      </w:pPr>
      <w:r>
        <w:lastRenderedPageBreak/>
        <w:t>Initially, t</w:t>
      </w:r>
      <w:r w:rsidR="00BC7EDC">
        <w:t xml:space="preserve">he maximum invertebrate diversity in mesic sites </w:t>
      </w:r>
      <w:r w:rsidR="00EF74C3">
        <w:t>can be</w:t>
      </w:r>
      <w:r w:rsidR="00BC7EDC">
        <w:t xml:space="preserve"> attributed to overlapping dispersal from the extreme climate regions</w:t>
      </w:r>
      <w:r w:rsidR="00EF74C3">
        <w:t xml:space="preserve">. </w:t>
      </w:r>
      <w:r>
        <w:t xml:space="preserve">However, the compositional shifts broadly indicate that predation and competition play larger roles in community assembly at mesic and sub-humid sites. </w:t>
      </w:r>
      <w:r w:rsidR="005A4538">
        <w:t xml:space="preserve">Specifically, the distribution of fish predators has large top-down controls on invertebrate community dynamics (CITATION). </w:t>
      </w:r>
      <w:r w:rsidR="00851196">
        <w:t>Here, we believe</w:t>
      </w:r>
      <w:r>
        <w:t xml:space="preserve"> fish are superior insectivores comp</w:t>
      </w:r>
      <w:r w:rsidR="00840033">
        <w:t xml:space="preserve">ared to Hemiptera and Odonata and that </w:t>
      </w:r>
      <w:r>
        <w:t>fish predation at sub-humid sites restricts invertebrate communities to small and armored grazers</w:t>
      </w:r>
      <w:r w:rsidR="00840033">
        <w:t xml:space="preserve"> (CITATION). As conditions become more arid, fish predators are excluded resulting in a proliferation of insect predators in mesic and semi-arid streams. </w:t>
      </w:r>
      <w:commentRangeEnd w:id="487"/>
      <w:r w:rsidR="00F43B9D">
        <w:rPr>
          <w:rStyle w:val="CommentReference"/>
        </w:rPr>
        <w:commentReference w:id="487"/>
      </w:r>
    </w:p>
    <w:p w14:paraId="7FB509BF" w14:textId="77777777" w:rsidR="00F43B9D" w:rsidRDefault="006A39AA" w:rsidP="006A39AA">
      <w:pPr>
        <w:spacing w:line="480" w:lineRule="auto"/>
        <w:ind w:firstLine="720"/>
        <w:contextualSpacing/>
        <w:rPr>
          <w:ins w:id="513" w:author="Christopher J. Patrick" w:date="2020-04-30T16:58:00Z"/>
          <w:i/>
          <w:iCs/>
        </w:rPr>
      </w:pPr>
      <w:r>
        <w:rPr>
          <w:i/>
          <w:iCs/>
        </w:rPr>
        <w:t>Conclusions</w:t>
      </w:r>
    </w:p>
    <w:p w14:paraId="605DCC3D" w14:textId="2FB9A328" w:rsidR="004A7DF3" w:rsidRPr="006A39AA" w:rsidRDefault="006A39AA" w:rsidP="006A39AA">
      <w:pPr>
        <w:spacing w:line="480" w:lineRule="auto"/>
        <w:ind w:firstLine="720"/>
        <w:contextualSpacing/>
      </w:pPr>
      <w:del w:id="514" w:author="Christopher J. Patrick" w:date="2020-04-30T16:58:00Z">
        <w:r w:rsidDel="00F43B9D">
          <w:rPr>
            <w:i/>
            <w:iCs/>
          </w:rPr>
          <w:delText xml:space="preserve">: </w:delText>
        </w:r>
      </w:del>
      <w:commentRangeStart w:id="515"/>
      <w:r>
        <w:t xml:space="preserve">The precipitation gradient along the TCP </w:t>
      </w:r>
      <w:r w:rsidR="00851196">
        <w:t xml:space="preserve">is unique in its capacity to </w:t>
      </w:r>
      <w:proofErr w:type="gramStart"/>
      <w:r w:rsidR="00851196">
        <w:t xml:space="preserve">deliver </w:t>
      </w:r>
      <w:r>
        <w:t xml:space="preserve"> useful</w:t>
      </w:r>
      <w:proofErr w:type="gramEnd"/>
      <w:r>
        <w:t xml:space="preserve"> insights </w:t>
      </w:r>
      <w:r w:rsidR="00851196">
        <w:t>ecological consequences of climate change</w:t>
      </w:r>
      <w:r>
        <w:t xml:space="preserve">. </w:t>
      </w:r>
      <w:commentRangeEnd w:id="515"/>
      <w:r w:rsidR="00F43B9D">
        <w:rPr>
          <w:rStyle w:val="CommentReference"/>
        </w:rPr>
        <w:commentReference w:id="515"/>
      </w:r>
      <w:r>
        <w:t xml:space="preserve">Here, we have demonstrated the efficacy </w:t>
      </w:r>
      <w:r w:rsidR="00250077">
        <w:t>of space</w:t>
      </w:r>
      <w:r>
        <w:t>-for-time substitution climate gradient research in South Central Texas. We confirmed the sensitivity of fish communities to decreasing annual precipitation</w:t>
      </w:r>
      <w:r w:rsidR="00250077">
        <w:t>, mediated by drought conditions</w:t>
      </w:r>
      <w:r>
        <w:t xml:space="preserve">. </w:t>
      </w:r>
      <w:r w:rsidR="00250077">
        <w:t xml:space="preserve">There are compositional shifts of fish and invertebrate taxa across the gradient which indicate that as environmental filtering diminishes, trophic and competitive interactions play larger roles in community assembly. These results point towards additional pressing questions, many of which cannot be answered in this limited single-survey study. </w:t>
      </w:r>
      <w:commentRangeStart w:id="516"/>
      <w:r w:rsidR="00250077">
        <w:t xml:space="preserve">How </w:t>
      </w:r>
      <w:r w:rsidR="00250077" w:rsidRPr="00250077">
        <w:rPr>
          <w:i/>
          <w:iCs/>
        </w:rPr>
        <w:t>do</w:t>
      </w:r>
      <w:r w:rsidR="00250077">
        <w:t xml:space="preserve"> communities along the precipitation gradient respond to droughts, floods, and season? </w:t>
      </w:r>
      <w:r w:rsidR="000D4D46">
        <w:t>Do basal resources, their production, or consumption vary with precipitation? Do transient marine migrants play a significant role in sub-humid coastal streams?</w:t>
      </w:r>
      <w:commentRangeEnd w:id="516"/>
      <w:r w:rsidR="00F43B9D">
        <w:rPr>
          <w:rStyle w:val="CommentReference"/>
        </w:rPr>
        <w:commentReference w:id="516"/>
      </w:r>
    </w:p>
    <w:p w14:paraId="54BCCFA0" w14:textId="6A7613ED" w:rsidR="004A7DF3" w:rsidRPr="009A7FCE" w:rsidRDefault="004A7DF3" w:rsidP="009A7FCE">
      <w:pPr>
        <w:spacing w:line="480" w:lineRule="auto"/>
        <w:contextualSpacing/>
      </w:pPr>
    </w:p>
    <w:p w14:paraId="4EE74D07" w14:textId="1A82EEE5" w:rsidR="004A7DF3" w:rsidRPr="009A7FCE" w:rsidRDefault="004A7DF3" w:rsidP="009A7FCE">
      <w:pPr>
        <w:spacing w:line="480" w:lineRule="auto"/>
        <w:contextualSpacing/>
      </w:pPr>
    </w:p>
    <w:p w14:paraId="2C138981" w14:textId="518730AE" w:rsidR="004A7DF3" w:rsidRDefault="004A7DF3" w:rsidP="009A7FCE">
      <w:pPr>
        <w:spacing w:line="480" w:lineRule="auto"/>
        <w:contextualSpacing/>
      </w:pPr>
    </w:p>
    <w:p w14:paraId="4A635B40" w14:textId="54F0AACF" w:rsidR="00D1243A" w:rsidRDefault="00D1243A" w:rsidP="009A7FCE">
      <w:pPr>
        <w:spacing w:line="480" w:lineRule="auto"/>
        <w:contextualSpacing/>
      </w:pPr>
    </w:p>
    <w:p w14:paraId="2FD59C65" w14:textId="77777777" w:rsidR="00D1243A" w:rsidRPr="009A7FCE" w:rsidRDefault="00D1243A" w:rsidP="009A7FCE">
      <w:pPr>
        <w:spacing w:line="480" w:lineRule="auto"/>
        <w:contextualSpacing/>
      </w:pPr>
    </w:p>
    <w:p w14:paraId="79BB027C" w14:textId="77777777" w:rsidR="004A7DF3" w:rsidRPr="009A7FCE" w:rsidRDefault="004A7DF3" w:rsidP="009A7FCE">
      <w:pPr>
        <w:spacing w:line="480" w:lineRule="auto"/>
        <w:contextualSpacing/>
      </w:pPr>
    </w:p>
    <w:p w14:paraId="2B42710A" w14:textId="77777777" w:rsidR="001B156C" w:rsidRPr="009A7FCE" w:rsidRDefault="001B156C" w:rsidP="009A7FCE">
      <w:pPr>
        <w:spacing w:line="480" w:lineRule="auto"/>
        <w:contextualSpacing/>
        <w:jc w:val="center"/>
        <w:rPr>
          <w:noProof/>
        </w:rPr>
      </w:pPr>
      <w:r w:rsidRPr="009A7FCE">
        <w:rPr>
          <w:noProof/>
        </w:rPr>
        <w:drawing>
          <wp:inline distT="0" distB="0" distL="0" distR="0" wp14:anchorId="095CD6B1" wp14:editId="49A4FD79">
            <wp:extent cx="5943600" cy="432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27525"/>
                    </a:xfrm>
                    <a:prstGeom prst="rect">
                      <a:avLst/>
                    </a:prstGeom>
                  </pic:spPr>
                </pic:pic>
              </a:graphicData>
            </a:graphic>
          </wp:inline>
        </w:drawing>
      </w:r>
    </w:p>
    <w:p w14:paraId="0C4346BB" w14:textId="656CB691" w:rsidR="001B156C" w:rsidRDefault="001B156C" w:rsidP="009A7FCE">
      <w:pPr>
        <w:spacing w:line="480" w:lineRule="auto"/>
        <w:contextualSpacing/>
        <w:rPr>
          <w:noProof/>
        </w:rPr>
      </w:pPr>
      <w:r w:rsidRPr="009A7FCE">
        <w:rPr>
          <w:noProof/>
        </w:rPr>
        <w:t>Figure 1. Map of South Central Texas, where 10 USGS gaged Streams were sampled in the Spring of 2017. An annual precipitation overlay indicate that the sample sites span a gradient from 61 cm/yr in the Southwest to 134 cm/yr in the Northeast.</w:t>
      </w:r>
    </w:p>
    <w:p w14:paraId="16A4CA6B" w14:textId="6C38B4CD" w:rsidR="008A0C97" w:rsidRDefault="008A0C97" w:rsidP="009A7FCE">
      <w:pPr>
        <w:spacing w:line="480" w:lineRule="auto"/>
        <w:contextualSpacing/>
        <w:rPr>
          <w:noProof/>
        </w:rPr>
      </w:pPr>
    </w:p>
    <w:p w14:paraId="567D10D6" w14:textId="40F4F0E7" w:rsidR="008A0C97" w:rsidRDefault="008A0C97" w:rsidP="009A7FCE">
      <w:pPr>
        <w:spacing w:line="480" w:lineRule="auto"/>
        <w:contextualSpacing/>
        <w:rPr>
          <w:noProof/>
        </w:rPr>
      </w:pPr>
    </w:p>
    <w:p w14:paraId="0FCA9E18" w14:textId="19403645" w:rsidR="008A0C97" w:rsidRDefault="008A0C97" w:rsidP="009A7FCE">
      <w:pPr>
        <w:spacing w:line="480" w:lineRule="auto"/>
        <w:contextualSpacing/>
        <w:rPr>
          <w:noProof/>
        </w:rPr>
      </w:pPr>
    </w:p>
    <w:p w14:paraId="4F6EAB3D" w14:textId="326F7A52" w:rsidR="008A0C97" w:rsidRDefault="008A0C97" w:rsidP="009A7FCE">
      <w:pPr>
        <w:spacing w:line="480" w:lineRule="auto"/>
        <w:contextualSpacing/>
        <w:rPr>
          <w:noProof/>
        </w:rPr>
      </w:pPr>
    </w:p>
    <w:p w14:paraId="79B47361" w14:textId="68413FDC" w:rsidR="008A0C97" w:rsidRDefault="008A0C97" w:rsidP="009A7FCE">
      <w:pPr>
        <w:spacing w:line="480" w:lineRule="auto"/>
        <w:contextualSpacing/>
        <w:rPr>
          <w:noProof/>
        </w:rPr>
      </w:pPr>
    </w:p>
    <w:p w14:paraId="2A3BD056" w14:textId="41EBAF1A" w:rsidR="008A0C97" w:rsidRDefault="008A0C97" w:rsidP="009A7FCE">
      <w:pPr>
        <w:spacing w:line="480" w:lineRule="auto"/>
        <w:contextualSpacing/>
        <w:rPr>
          <w:noProof/>
        </w:rPr>
      </w:pPr>
    </w:p>
    <w:p w14:paraId="09A95822" w14:textId="2D51214A" w:rsidR="008A0C97" w:rsidRDefault="008A0C97" w:rsidP="009A7FCE">
      <w:pPr>
        <w:spacing w:line="480" w:lineRule="auto"/>
        <w:contextualSpacing/>
        <w:rPr>
          <w:noProof/>
        </w:rPr>
      </w:pPr>
    </w:p>
    <w:p w14:paraId="1C76ED6D" w14:textId="77777777" w:rsidR="008A0C97" w:rsidRDefault="008A0C97" w:rsidP="009A7FCE">
      <w:pPr>
        <w:spacing w:line="480" w:lineRule="auto"/>
        <w:contextualSpacing/>
        <w:rPr>
          <w:noProof/>
        </w:rPr>
      </w:pPr>
    </w:p>
    <w:tbl>
      <w:tblPr>
        <w:tblStyle w:val="PlainTable5"/>
        <w:tblW w:w="9468" w:type="dxa"/>
        <w:tblLook w:val="04A0" w:firstRow="1" w:lastRow="0" w:firstColumn="1" w:lastColumn="0" w:noHBand="0" w:noVBand="1"/>
        <w:tblPrChange w:id="517" w:author="Christopher J. Patrick" w:date="2020-04-30T17:00:00Z">
          <w:tblPr>
            <w:tblStyle w:val="PlainTable4"/>
            <w:tblW w:w="9468" w:type="dxa"/>
            <w:tblLook w:val="04A0" w:firstRow="1" w:lastRow="0" w:firstColumn="1" w:lastColumn="0" w:noHBand="0" w:noVBand="1"/>
          </w:tblPr>
        </w:tblPrChange>
      </w:tblPr>
      <w:tblGrid>
        <w:gridCol w:w="2507"/>
        <w:gridCol w:w="2420"/>
        <w:gridCol w:w="4541"/>
        <w:tblGridChange w:id="518">
          <w:tblGrid>
            <w:gridCol w:w="861"/>
            <w:gridCol w:w="1520"/>
            <w:gridCol w:w="7110"/>
          </w:tblGrid>
        </w:tblGridChange>
      </w:tblGrid>
      <w:tr w:rsidR="008A0C97" w:rsidRPr="00F43B9D" w14:paraId="6774BD5D" w14:textId="77777777" w:rsidTr="00F43B9D">
        <w:trPr>
          <w:cnfStyle w:val="100000000000" w:firstRow="1" w:lastRow="0" w:firstColumn="0" w:lastColumn="0" w:oddVBand="0" w:evenVBand="0" w:oddHBand="0" w:evenHBand="0" w:firstRowFirstColumn="0" w:firstRowLastColumn="0" w:lastRowFirstColumn="0" w:lastRowLastColumn="0"/>
          <w:trHeight w:val="300"/>
          <w:trPrChange w:id="519" w:author="Christopher J. Patrick" w:date="2020-04-30T17:00:00Z">
            <w:trPr>
              <w:trHeight w:val="300"/>
            </w:trPr>
          </w:trPrChange>
        </w:trPr>
        <w:tc>
          <w:tcPr>
            <w:cnfStyle w:val="001000000100" w:firstRow="0" w:lastRow="0" w:firstColumn="1" w:lastColumn="0" w:oddVBand="0" w:evenVBand="0" w:oddHBand="0" w:evenHBand="0" w:firstRowFirstColumn="1" w:firstRowLastColumn="0" w:lastRowFirstColumn="0" w:lastRowLastColumn="0"/>
            <w:tcW w:w="0" w:type="dxa"/>
            <w:shd w:val="clear" w:color="auto" w:fill="auto"/>
            <w:noWrap/>
            <w:hideMark/>
            <w:tcPrChange w:id="520" w:author="Christopher J. Patrick" w:date="2020-04-30T17:00:00Z">
              <w:tcPr>
                <w:tcW w:w="838" w:type="dxa"/>
                <w:noWrap/>
                <w:hideMark/>
              </w:tcPr>
            </w:tcPrChange>
          </w:tcPr>
          <w:p w14:paraId="1756C109" w14:textId="77777777" w:rsidR="008A0C97" w:rsidRPr="00F43B9D" w:rsidRDefault="008A0C97" w:rsidP="008A0C97">
            <w:pPr>
              <w:contextualSpacing/>
              <w:cnfStyle w:val="101000000100" w:firstRow="1" w:lastRow="0" w:firstColumn="1" w:lastColumn="0" w:oddVBand="0" w:evenVBand="0" w:oddHBand="0" w:evenHBand="0" w:firstRowFirstColumn="1" w:firstRowLastColumn="0" w:lastRowFirstColumn="0" w:lastRowLastColumn="0"/>
              <w:rPr>
                <w:rFonts w:ascii="Times New Roman" w:hAnsi="Times New Roman" w:cs="Times New Roman"/>
                <w:noProof/>
                <w:sz w:val="24"/>
                <w:rPrChange w:id="521" w:author="Christopher J. Patrick" w:date="2020-04-30T17:00:00Z">
                  <w:rPr>
                    <w:noProof/>
                    <w:sz w:val="16"/>
                    <w:szCs w:val="16"/>
                  </w:rPr>
                </w:rPrChange>
              </w:rPr>
            </w:pPr>
            <w:commentRangeStart w:id="522"/>
            <w:r w:rsidRPr="00F43B9D">
              <w:rPr>
                <w:noProof/>
                <w:sz w:val="24"/>
                <w:rPrChange w:id="523" w:author="Christopher J. Patrick" w:date="2020-04-30T17:00:00Z">
                  <w:rPr>
                    <w:noProof/>
                    <w:sz w:val="16"/>
                    <w:szCs w:val="16"/>
                  </w:rPr>
                </w:rPrChange>
              </w:rPr>
              <w:t>Variable</w:t>
            </w:r>
          </w:p>
        </w:tc>
        <w:tc>
          <w:tcPr>
            <w:tcW w:w="0" w:type="dxa"/>
            <w:shd w:val="clear" w:color="auto" w:fill="auto"/>
            <w:noWrap/>
            <w:hideMark/>
            <w:tcPrChange w:id="524" w:author="Christopher J. Patrick" w:date="2020-04-30T17:00:00Z">
              <w:tcPr>
                <w:tcW w:w="1520" w:type="dxa"/>
                <w:noWrap/>
                <w:hideMark/>
              </w:tcPr>
            </w:tcPrChange>
          </w:tcPr>
          <w:p w14:paraId="76383056" w14:textId="77777777" w:rsidR="008A0C97" w:rsidRPr="00F43B9D" w:rsidRDefault="008A0C97" w:rsidP="008A0C97">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rPrChange w:id="525" w:author="Christopher J. Patrick" w:date="2020-04-30T17:00:00Z">
                  <w:rPr>
                    <w:noProof/>
                    <w:sz w:val="16"/>
                    <w:szCs w:val="16"/>
                  </w:rPr>
                </w:rPrChange>
              </w:rPr>
            </w:pPr>
            <w:r w:rsidRPr="00F43B9D">
              <w:rPr>
                <w:noProof/>
                <w:sz w:val="24"/>
                <w:rPrChange w:id="526" w:author="Christopher J. Patrick" w:date="2020-04-30T17:00:00Z">
                  <w:rPr>
                    <w:noProof/>
                    <w:sz w:val="16"/>
                    <w:szCs w:val="16"/>
                  </w:rPr>
                </w:rPrChange>
              </w:rPr>
              <w:t>Units</w:t>
            </w:r>
          </w:p>
        </w:tc>
        <w:tc>
          <w:tcPr>
            <w:tcW w:w="0" w:type="dxa"/>
            <w:shd w:val="clear" w:color="auto" w:fill="auto"/>
            <w:noWrap/>
            <w:hideMark/>
            <w:tcPrChange w:id="527" w:author="Christopher J. Patrick" w:date="2020-04-30T17:00:00Z">
              <w:tcPr>
                <w:tcW w:w="7110" w:type="dxa"/>
                <w:noWrap/>
                <w:hideMark/>
              </w:tcPr>
            </w:tcPrChange>
          </w:tcPr>
          <w:p w14:paraId="64A34AAD" w14:textId="77777777" w:rsidR="008A0C97" w:rsidRPr="00F43B9D" w:rsidRDefault="008A0C97" w:rsidP="008A0C97">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rPrChange w:id="528" w:author="Christopher J. Patrick" w:date="2020-04-30T17:00:00Z">
                  <w:rPr>
                    <w:noProof/>
                    <w:sz w:val="16"/>
                    <w:szCs w:val="16"/>
                  </w:rPr>
                </w:rPrChange>
              </w:rPr>
            </w:pPr>
            <w:r w:rsidRPr="00F43B9D">
              <w:rPr>
                <w:noProof/>
                <w:sz w:val="24"/>
                <w:rPrChange w:id="529" w:author="Christopher J. Patrick" w:date="2020-04-30T17:00:00Z">
                  <w:rPr>
                    <w:noProof/>
                    <w:sz w:val="16"/>
                    <w:szCs w:val="16"/>
                  </w:rPr>
                </w:rPrChange>
              </w:rPr>
              <w:t>Description</w:t>
            </w:r>
            <w:commentRangeEnd w:id="522"/>
            <w:r w:rsidR="00F43B9D">
              <w:rPr>
                <w:rStyle w:val="CommentReference"/>
                <w:rFonts w:ascii="Times New Roman" w:eastAsiaTheme="minorHAnsi" w:hAnsi="Times New Roman" w:cs="Times New Roman"/>
                <w:i w:val="0"/>
                <w:iCs w:val="0"/>
              </w:rPr>
              <w:commentReference w:id="522"/>
            </w:r>
          </w:p>
        </w:tc>
      </w:tr>
      <w:tr w:rsidR="008A0C97" w:rsidRPr="00F43B9D" w14:paraId="19D9083B" w14:textId="77777777" w:rsidTr="00F43B9D">
        <w:trPr>
          <w:cnfStyle w:val="000000100000" w:firstRow="0" w:lastRow="0" w:firstColumn="0" w:lastColumn="0" w:oddVBand="0" w:evenVBand="0" w:oddHBand="1" w:evenHBand="0" w:firstRowFirstColumn="0" w:firstRowLastColumn="0" w:lastRowFirstColumn="0" w:lastRowLastColumn="0"/>
          <w:trHeight w:val="300"/>
          <w:trPrChange w:id="530"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531" w:author="Christopher J. Patrick" w:date="2020-04-30T17:00:00Z">
              <w:tcPr>
                <w:tcW w:w="838" w:type="dxa"/>
                <w:noWrap/>
                <w:hideMark/>
              </w:tcPr>
            </w:tcPrChange>
          </w:tcPr>
          <w:p w14:paraId="049195EB" w14:textId="77777777" w:rsidR="008A0C97" w:rsidRPr="00F43B9D" w:rsidRDefault="008A0C9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532" w:author="Christopher J. Patrick" w:date="2020-04-30T17:00:00Z">
                  <w:rPr>
                    <w:b/>
                    <w:bCs/>
                    <w:noProof/>
                    <w:sz w:val="16"/>
                    <w:szCs w:val="16"/>
                  </w:rPr>
                </w:rPrChange>
              </w:rPr>
            </w:pPr>
            <w:r w:rsidRPr="00F43B9D">
              <w:rPr>
                <w:bCs/>
                <w:noProof/>
                <w:sz w:val="24"/>
                <w:rPrChange w:id="533" w:author="Christopher J. Patrick" w:date="2020-04-30T17:00:00Z">
                  <w:rPr>
                    <w:b/>
                    <w:bCs/>
                    <w:noProof/>
                    <w:sz w:val="16"/>
                    <w:szCs w:val="16"/>
                  </w:rPr>
                </w:rPrChange>
              </w:rPr>
              <w:t>STAID</w:t>
            </w:r>
          </w:p>
        </w:tc>
        <w:tc>
          <w:tcPr>
            <w:tcW w:w="0" w:type="dxa"/>
            <w:shd w:val="clear" w:color="auto" w:fill="auto"/>
            <w:noWrap/>
            <w:hideMark/>
            <w:tcPrChange w:id="534" w:author="Christopher J. Patrick" w:date="2020-04-30T17:00:00Z">
              <w:tcPr>
                <w:tcW w:w="1520" w:type="dxa"/>
                <w:noWrap/>
                <w:hideMark/>
              </w:tcPr>
            </w:tcPrChange>
          </w:tcPr>
          <w:p w14:paraId="603118E2"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535" w:author="Christopher J. Patrick" w:date="2020-04-30T17:00:00Z">
                  <w:rPr>
                    <w:noProof/>
                    <w:sz w:val="16"/>
                    <w:szCs w:val="16"/>
                  </w:rPr>
                </w:rPrChange>
              </w:rPr>
            </w:pPr>
            <w:r w:rsidRPr="00F43B9D">
              <w:rPr>
                <w:noProof/>
                <w:rPrChange w:id="536" w:author="Christopher J. Patrick" w:date="2020-04-30T17:00:00Z">
                  <w:rPr>
                    <w:noProof/>
                    <w:sz w:val="16"/>
                    <w:szCs w:val="16"/>
                  </w:rPr>
                </w:rPrChange>
              </w:rPr>
              <w:t>#</w:t>
            </w:r>
          </w:p>
        </w:tc>
        <w:tc>
          <w:tcPr>
            <w:tcW w:w="0" w:type="dxa"/>
            <w:shd w:val="clear" w:color="auto" w:fill="auto"/>
            <w:noWrap/>
            <w:hideMark/>
            <w:tcPrChange w:id="537" w:author="Christopher J. Patrick" w:date="2020-04-30T17:00:00Z">
              <w:tcPr>
                <w:tcW w:w="7110" w:type="dxa"/>
                <w:noWrap/>
                <w:hideMark/>
              </w:tcPr>
            </w:tcPrChange>
          </w:tcPr>
          <w:p w14:paraId="56947F00"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538" w:author="Christopher J. Patrick" w:date="2020-04-30T17:00:00Z">
                  <w:rPr>
                    <w:noProof/>
                    <w:sz w:val="16"/>
                    <w:szCs w:val="16"/>
                  </w:rPr>
                </w:rPrChange>
              </w:rPr>
            </w:pPr>
            <w:r w:rsidRPr="00F43B9D">
              <w:rPr>
                <w:noProof/>
                <w:rPrChange w:id="539" w:author="Christopher J. Patrick" w:date="2020-04-30T17:00:00Z">
                  <w:rPr>
                    <w:noProof/>
                    <w:sz w:val="16"/>
                    <w:szCs w:val="16"/>
                  </w:rPr>
                </w:rPrChange>
              </w:rPr>
              <w:t>USGS gage station identification</w:t>
            </w:r>
          </w:p>
        </w:tc>
      </w:tr>
      <w:tr w:rsidR="008A0C97" w:rsidRPr="00F43B9D" w14:paraId="26151B50" w14:textId="77777777" w:rsidTr="00F43B9D">
        <w:trPr>
          <w:trHeight w:val="300"/>
          <w:trPrChange w:id="540"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541" w:author="Christopher J. Patrick" w:date="2020-04-30T17:00:00Z">
              <w:tcPr>
                <w:tcW w:w="838" w:type="dxa"/>
                <w:noWrap/>
                <w:hideMark/>
              </w:tcPr>
            </w:tcPrChange>
          </w:tcPr>
          <w:p w14:paraId="361D821F" w14:textId="75D2F13D" w:rsidR="008A0C97" w:rsidRPr="00F43B9D" w:rsidRDefault="006175E7" w:rsidP="008A0C97">
            <w:pPr>
              <w:contextualSpacing/>
              <w:rPr>
                <w:rFonts w:ascii="Times New Roman" w:hAnsi="Times New Roman" w:cs="Times New Roman"/>
                <w:bCs/>
                <w:noProof/>
                <w:sz w:val="24"/>
                <w:rPrChange w:id="542" w:author="Christopher J. Patrick" w:date="2020-04-30T17:00:00Z">
                  <w:rPr>
                    <w:b/>
                    <w:bCs/>
                    <w:noProof/>
                    <w:sz w:val="16"/>
                    <w:szCs w:val="16"/>
                  </w:rPr>
                </w:rPrChange>
              </w:rPr>
            </w:pPr>
            <w:r w:rsidRPr="00F43B9D">
              <w:rPr>
                <w:bCs/>
                <w:noProof/>
                <w:sz w:val="24"/>
                <w:rPrChange w:id="543" w:author="Christopher J. Patrick" w:date="2020-04-30T17:00:00Z">
                  <w:rPr>
                    <w:b/>
                    <w:bCs/>
                    <w:noProof/>
                    <w:sz w:val="16"/>
                    <w:szCs w:val="16"/>
                  </w:rPr>
                </w:rPrChange>
              </w:rPr>
              <w:t>Ln(Cond)</w:t>
            </w:r>
          </w:p>
        </w:tc>
        <w:tc>
          <w:tcPr>
            <w:tcW w:w="0" w:type="dxa"/>
            <w:shd w:val="clear" w:color="auto" w:fill="auto"/>
            <w:noWrap/>
            <w:hideMark/>
            <w:tcPrChange w:id="544" w:author="Christopher J. Patrick" w:date="2020-04-30T17:00:00Z">
              <w:tcPr>
                <w:tcW w:w="1520" w:type="dxa"/>
                <w:noWrap/>
                <w:hideMark/>
              </w:tcPr>
            </w:tcPrChange>
          </w:tcPr>
          <w:p w14:paraId="2515AC11"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545" w:author="Christopher J. Patrick" w:date="2020-04-30T17:00:00Z">
                  <w:rPr>
                    <w:noProof/>
                    <w:sz w:val="16"/>
                    <w:szCs w:val="16"/>
                  </w:rPr>
                </w:rPrChange>
              </w:rPr>
            </w:pPr>
            <w:r w:rsidRPr="00F43B9D">
              <w:rPr>
                <w:noProof/>
                <w:rPrChange w:id="546" w:author="Christopher J. Patrick" w:date="2020-04-30T17:00:00Z">
                  <w:rPr>
                    <w:noProof/>
                    <w:sz w:val="16"/>
                    <w:szCs w:val="16"/>
                  </w:rPr>
                </w:rPrChange>
              </w:rPr>
              <w:t>μS/cm</w:t>
            </w:r>
          </w:p>
        </w:tc>
        <w:tc>
          <w:tcPr>
            <w:tcW w:w="0" w:type="dxa"/>
            <w:shd w:val="clear" w:color="auto" w:fill="auto"/>
            <w:noWrap/>
            <w:hideMark/>
            <w:tcPrChange w:id="547" w:author="Christopher J. Patrick" w:date="2020-04-30T17:00:00Z">
              <w:tcPr>
                <w:tcW w:w="7110" w:type="dxa"/>
                <w:noWrap/>
                <w:hideMark/>
              </w:tcPr>
            </w:tcPrChange>
          </w:tcPr>
          <w:p w14:paraId="4B76C29F"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548" w:author="Christopher J. Patrick" w:date="2020-04-30T17:00:00Z">
                  <w:rPr>
                    <w:noProof/>
                    <w:sz w:val="16"/>
                    <w:szCs w:val="16"/>
                  </w:rPr>
                </w:rPrChange>
              </w:rPr>
            </w:pPr>
            <w:r w:rsidRPr="00F43B9D">
              <w:rPr>
                <w:noProof/>
                <w:rPrChange w:id="549" w:author="Christopher J. Patrick" w:date="2020-04-30T17:00:00Z">
                  <w:rPr>
                    <w:noProof/>
                    <w:sz w:val="16"/>
                    <w:szCs w:val="16"/>
                  </w:rPr>
                </w:rPrChange>
              </w:rPr>
              <w:t>conductivity</w:t>
            </w:r>
          </w:p>
        </w:tc>
      </w:tr>
      <w:tr w:rsidR="008A0C97" w:rsidRPr="00F43B9D" w14:paraId="2BBEA0E9" w14:textId="77777777" w:rsidTr="00F43B9D">
        <w:trPr>
          <w:cnfStyle w:val="000000100000" w:firstRow="0" w:lastRow="0" w:firstColumn="0" w:lastColumn="0" w:oddVBand="0" w:evenVBand="0" w:oddHBand="1" w:evenHBand="0" w:firstRowFirstColumn="0" w:firstRowLastColumn="0" w:lastRowFirstColumn="0" w:lastRowLastColumn="0"/>
          <w:trHeight w:val="300"/>
          <w:trPrChange w:id="550"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551" w:author="Christopher J. Patrick" w:date="2020-04-30T17:00:00Z">
              <w:tcPr>
                <w:tcW w:w="838" w:type="dxa"/>
                <w:noWrap/>
                <w:hideMark/>
              </w:tcPr>
            </w:tcPrChange>
          </w:tcPr>
          <w:p w14:paraId="12C5A5D4" w14:textId="77777777" w:rsidR="008A0C97" w:rsidRPr="00F43B9D" w:rsidRDefault="008A0C9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552" w:author="Christopher J. Patrick" w:date="2020-04-30T17:00:00Z">
                  <w:rPr>
                    <w:b/>
                    <w:bCs/>
                    <w:noProof/>
                    <w:sz w:val="16"/>
                    <w:szCs w:val="16"/>
                  </w:rPr>
                </w:rPrChange>
              </w:rPr>
            </w:pPr>
            <w:r w:rsidRPr="00F43B9D">
              <w:rPr>
                <w:bCs/>
                <w:noProof/>
                <w:sz w:val="24"/>
                <w:rPrChange w:id="553" w:author="Christopher J. Patrick" w:date="2020-04-30T17:00:00Z">
                  <w:rPr>
                    <w:b/>
                    <w:bCs/>
                    <w:noProof/>
                    <w:sz w:val="16"/>
                    <w:szCs w:val="16"/>
                  </w:rPr>
                </w:rPrChange>
              </w:rPr>
              <w:t>DO</w:t>
            </w:r>
          </w:p>
        </w:tc>
        <w:tc>
          <w:tcPr>
            <w:tcW w:w="0" w:type="dxa"/>
            <w:shd w:val="clear" w:color="auto" w:fill="auto"/>
            <w:noWrap/>
            <w:hideMark/>
            <w:tcPrChange w:id="554" w:author="Christopher J. Patrick" w:date="2020-04-30T17:00:00Z">
              <w:tcPr>
                <w:tcW w:w="1520" w:type="dxa"/>
                <w:noWrap/>
                <w:hideMark/>
              </w:tcPr>
            </w:tcPrChange>
          </w:tcPr>
          <w:p w14:paraId="437780B8"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555" w:author="Christopher J. Patrick" w:date="2020-04-30T17:00:00Z">
                  <w:rPr>
                    <w:noProof/>
                    <w:sz w:val="16"/>
                    <w:szCs w:val="16"/>
                  </w:rPr>
                </w:rPrChange>
              </w:rPr>
            </w:pPr>
            <w:r w:rsidRPr="00F43B9D">
              <w:rPr>
                <w:noProof/>
                <w:rPrChange w:id="556" w:author="Christopher J. Patrick" w:date="2020-04-30T17:00:00Z">
                  <w:rPr>
                    <w:noProof/>
                    <w:sz w:val="16"/>
                    <w:szCs w:val="16"/>
                  </w:rPr>
                </w:rPrChange>
              </w:rPr>
              <w:t>mg/L</w:t>
            </w:r>
          </w:p>
        </w:tc>
        <w:tc>
          <w:tcPr>
            <w:tcW w:w="0" w:type="dxa"/>
            <w:shd w:val="clear" w:color="auto" w:fill="auto"/>
            <w:noWrap/>
            <w:hideMark/>
            <w:tcPrChange w:id="557" w:author="Christopher J. Patrick" w:date="2020-04-30T17:00:00Z">
              <w:tcPr>
                <w:tcW w:w="7110" w:type="dxa"/>
                <w:noWrap/>
                <w:hideMark/>
              </w:tcPr>
            </w:tcPrChange>
          </w:tcPr>
          <w:p w14:paraId="5A91F05A"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558" w:author="Christopher J. Patrick" w:date="2020-04-30T17:00:00Z">
                  <w:rPr>
                    <w:noProof/>
                    <w:sz w:val="16"/>
                    <w:szCs w:val="16"/>
                  </w:rPr>
                </w:rPrChange>
              </w:rPr>
            </w:pPr>
            <w:r w:rsidRPr="00F43B9D">
              <w:rPr>
                <w:noProof/>
                <w:rPrChange w:id="559" w:author="Christopher J. Patrick" w:date="2020-04-30T17:00:00Z">
                  <w:rPr>
                    <w:noProof/>
                    <w:sz w:val="16"/>
                    <w:szCs w:val="16"/>
                  </w:rPr>
                </w:rPrChange>
              </w:rPr>
              <w:t>dissolved oxygen</w:t>
            </w:r>
          </w:p>
        </w:tc>
      </w:tr>
      <w:tr w:rsidR="008A0C97" w:rsidRPr="00F43B9D" w14:paraId="09C96570" w14:textId="77777777" w:rsidTr="00F43B9D">
        <w:trPr>
          <w:trHeight w:val="300"/>
          <w:trPrChange w:id="560"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561" w:author="Christopher J. Patrick" w:date="2020-04-30T17:00:00Z">
              <w:tcPr>
                <w:tcW w:w="838" w:type="dxa"/>
                <w:noWrap/>
                <w:hideMark/>
              </w:tcPr>
            </w:tcPrChange>
          </w:tcPr>
          <w:p w14:paraId="4B2FD9EB" w14:textId="053ADDAD" w:rsidR="008A0C97" w:rsidRPr="00F43B9D" w:rsidRDefault="008A0C97" w:rsidP="008A0C97">
            <w:pPr>
              <w:contextualSpacing/>
              <w:rPr>
                <w:rFonts w:ascii="Times New Roman" w:hAnsi="Times New Roman" w:cs="Times New Roman"/>
                <w:bCs/>
                <w:noProof/>
                <w:sz w:val="24"/>
                <w:rPrChange w:id="562" w:author="Christopher J. Patrick" w:date="2020-04-30T17:00:00Z">
                  <w:rPr>
                    <w:b/>
                    <w:bCs/>
                    <w:noProof/>
                    <w:sz w:val="16"/>
                    <w:szCs w:val="16"/>
                  </w:rPr>
                </w:rPrChange>
              </w:rPr>
            </w:pPr>
            <w:r w:rsidRPr="00F43B9D">
              <w:rPr>
                <w:bCs/>
                <w:noProof/>
                <w:sz w:val="24"/>
                <w:rPrChange w:id="563" w:author="Christopher J. Patrick" w:date="2020-04-30T17:00:00Z">
                  <w:rPr>
                    <w:b/>
                    <w:bCs/>
                    <w:noProof/>
                    <w:sz w:val="16"/>
                    <w:szCs w:val="16"/>
                  </w:rPr>
                </w:rPrChange>
              </w:rPr>
              <w:t>T</w:t>
            </w:r>
            <w:r w:rsidR="006175E7" w:rsidRPr="00F43B9D">
              <w:rPr>
                <w:bCs/>
                <w:noProof/>
                <w:sz w:val="24"/>
                <w:rPrChange w:id="564" w:author="Christopher J. Patrick" w:date="2020-04-30T17:00:00Z">
                  <w:rPr>
                    <w:b/>
                    <w:bCs/>
                    <w:noProof/>
                    <w:sz w:val="16"/>
                    <w:szCs w:val="16"/>
                  </w:rPr>
                </w:rPrChange>
              </w:rPr>
              <w:t>urbidity</w:t>
            </w:r>
          </w:p>
        </w:tc>
        <w:tc>
          <w:tcPr>
            <w:tcW w:w="0" w:type="dxa"/>
            <w:shd w:val="clear" w:color="auto" w:fill="auto"/>
            <w:noWrap/>
            <w:hideMark/>
            <w:tcPrChange w:id="565" w:author="Christopher J. Patrick" w:date="2020-04-30T17:00:00Z">
              <w:tcPr>
                <w:tcW w:w="1520" w:type="dxa"/>
                <w:noWrap/>
                <w:hideMark/>
              </w:tcPr>
            </w:tcPrChange>
          </w:tcPr>
          <w:p w14:paraId="05C7ECF5"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566" w:author="Christopher J. Patrick" w:date="2020-04-30T17:00:00Z">
                  <w:rPr>
                    <w:noProof/>
                    <w:sz w:val="16"/>
                    <w:szCs w:val="16"/>
                  </w:rPr>
                </w:rPrChange>
              </w:rPr>
            </w:pPr>
            <w:r w:rsidRPr="00F43B9D">
              <w:rPr>
                <w:noProof/>
                <w:rPrChange w:id="567" w:author="Christopher J. Patrick" w:date="2020-04-30T17:00:00Z">
                  <w:rPr>
                    <w:noProof/>
                    <w:sz w:val="16"/>
                    <w:szCs w:val="16"/>
                  </w:rPr>
                </w:rPrChange>
              </w:rPr>
              <w:t>NTU</w:t>
            </w:r>
          </w:p>
        </w:tc>
        <w:tc>
          <w:tcPr>
            <w:tcW w:w="0" w:type="dxa"/>
            <w:shd w:val="clear" w:color="auto" w:fill="auto"/>
            <w:noWrap/>
            <w:hideMark/>
            <w:tcPrChange w:id="568" w:author="Christopher J. Patrick" w:date="2020-04-30T17:00:00Z">
              <w:tcPr>
                <w:tcW w:w="7110" w:type="dxa"/>
                <w:noWrap/>
                <w:hideMark/>
              </w:tcPr>
            </w:tcPrChange>
          </w:tcPr>
          <w:p w14:paraId="61DA2BA6"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569" w:author="Christopher J. Patrick" w:date="2020-04-30T17:00:00Z">
                  <w:rPr>
                    <w:noProof/>
                    <w:sz w:val="16"/>
                    <w:szCs w:val="16"/>
                  </w:rPr>
                </w:rPrChange>
              </w:rPr>
            </w:pPr>
            <w:r w:rsidRPr="00F43B9D">
              <w:rPr>
                <w:noProof/>
                <w:rPrChange w:id="570" w:author="Christopher J. Patrick" w:date="2020-04-30T17:00:00Z">
                  <w:rPr>
                    <w:noProof/>
                    <w:sz w:val="16"/>
                    <w:szCs w:val="16"/>
                  </w:rPr>
                </w:rPrChange>
              </w:rPr>
              <w:t>turbidity</w:t>
            </w:r>
          </w:p>
        </w:tc>
      </w:tr>
      <w:tr w:rsidR="008A0C97" w:rsidRPr="00F43B9D" w14:paraId="0EBDF16C" w14:textId="77777777" w:rsidTr="00F43B9D">
        <w:trPr>
          <w:cnfStyle w:val="000000100000" w:firstRow="0" w:lastRow="0" w:firstColumn="0" w:lastColumn="0" w:oddVBand="0" w:evenVBand="0" w:oddHBand="1" w:evenHBand="0" w:firstRowFirstColumn="0" w:firstRowLastColumn="0" w:lastRowFirstColumn="0" w:lastRowLastColumn="0"/>
          <w:trHeight w:val="300"/>
          <w:trPrChange w:id="571"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572" w:author="Christopher J. Patrick" w:date="2020-04-30T17:00:00Z">
              <w:tcPr>
                <w:tcW w:w="838" w:type="dxa"/>
                <w:noWrap/>
                <w:hideMark/>
              </w:tcPr>
            </w:tcPrChange>
          </w:tcPr>
          <w:p w14:paraId="0E451CE8" w14:textId="54993484" w:rsidR="008A0C97" w:rsidRPr="00F43B9D" w:rsidRDefault="008A0C9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573" w:author="Christopher J. Patrick" w:date="2020-04-30T17:00:00Z">
                  <w:rPr>
                    <w:b/>
                    <w:bCs/>
                    <w:noProof/>
                    <w:sz w:val="16"/>
                    <w:szCs w:val="16"/>
                  </w:rPr>
                </w:rPrChange>
              </w:rPr>
            </w:pPr>
            <w:r w:rsidRPr="00F43B9D">
              <w:rPr>
                <w:bCs/>
                <w:noProof/>
                <w:sz w:val="24"/>
                <w:rPrChange w:id="574" w:author="Christopher J. Patrick" w:date="2020-04-30T17:00:00Z">
                  <w:rPr>
                    <w:b/>
                    <w:bCs/>
                    <w:noProof/>
                    <w:sz w:val="16"/>
                    <w:szCs w:val="16"/>
                  </w:rPr>
                </w:rPrChange>
              </w:rPr>
              <w:t>T.</w:t>
            </w:r>
            <w:r w:rsidR="006175E7" w:rsidRPr="00F43B9D">
              <w:rPr>
                <w:bCs/>
                <w:noProof/>
                <w:sz w:val="24"/>
                <w:rPrChange w:id="575" w:author="Christopher J. Patrick" w:date="2020-04-30T17:00:00Z">
                  <w:rPr>
                    <w:b/>
                    <w:bCs/>
                    <w:noProof/>
                    <w:sz w:val="16"/>
                    <w:szCs w:val="16"/>
                  </w:rPr>
                </w:rPrChange>
              </w:rPr>
              <w:t>water</w:t>
            </w:r>
          </w:p>
        </w:tc>
        <w:tc>
          <w:tcPr>
            <w:tcW w:w="0" w:type="dxa"/>
            <w:shd w:val="clear" w:color="auto" w:fill="auto"/>
            <w:noWrap/>
            <w:hideMark/>
            <w:tcPrChange w:id="576" w:author="Christopher J. Patrick" w:date="2020-04-30T17:00:00Z">
              <w:tcPr>
                <w:tcW w:w="1520" w:type="dxa"/>
                <w:noWrap/>
                <w:hideMark/>
              </w:tcPr>
            </w:tcPrChange>
          </w:tcPr>
          <w:p w14:paraId="0C72B1FF"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577" w:author="Christopher J. Patrick" w:date="2020-04-30T17:00:00Z">
                  <w:rPr>
                    <w:noProof/>
                    <w:sz w:val="16"/>
                    <w:szCs w:val="16"/>
                  </w:rPr>
                </w:rPrChange>
              </w:rPr>
            </w:pPr>
            <w:r w:rsidRPr="00F43B9D">
              <w:rPr>
                <w:noProof/>
                <w:rPrChange w:id="578" w:author="Christopher J. Patrick" w:date="2020-04-30T17:00:00Z">
                  <w:rPr>
                    <w:noProof/>
                    <w:sz w:val="16"/>
                    <w:szCs w:val="16"/>
                  </w:rPr>
                </w:rPrChange>
              </w:rPr>
              <w:t>°C</w:t>
            </w:r>
          </w:p>
        </w:tc>
        <w:tc>
          <w:tcPr>
            <w:tcW w:w="0" w:type="dxa"/>
            <w:shd w:val="clear" w:color="auto" w:fill="auto"/>
            <w:noWrap/>
            <w:hideMark/>
            <w:tcPrChange w:id="579" w:author="Christopher J. Patrick" w:date="2020-04-30T17:00:00Z">
              <w:tcPr>
                <w:tcW w:w="7110" w:type="dxa"/>
                <w:noWrap/>
                <w:hideMark/>
              </w:tcPr>
            </w:tcPrChange>
          </w:tcPr>
          <w:p w14:paraId="27234294"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580" w:author="Christopher J. Patrick" w:date="2020-04-30T17:00:00Z">
                  <w:rPr>
                    <w:noProof/>
                    <w:sz w:val="16"/>
                    <w:szCs w:val="16"/>
                  </w:rPr>
                </w:rPrChange>
              </w:rPr>
            </w:pPr>
            <w:r w:rsidRPr="00F43B9D">
              <w:rPr>
                <w:noProof/>
                <w:rPrChange w:id="581" w:author="Christopher J. Patrick" w:date="2020-04-30T17:00:00Z">
                  <w:rPr>
                    <w:noProof/>
                    <w:sz w:val="16"/>
                    <w:szCs w:val="16"/>
                  </w:rPr>
                </w:rPrChange>
              </w:rPr>
              <w:t>temperature water</w:t>
            </w:r>
          </w:p>
        </w:tc>
      </w:tr>
      <w:tr w:rsidR="008A0C97" w:rsidRPr="00F43B9D" w14:paraId="0D43438B" w14:textId="77777777" w:rsidTr="00F43B9D">
        <w:trPr>
          <w:trHeight w:val="300"/>
          <w:trPrChange w:id="582"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583" w:author="Christopher J. Patrick" w:date="2020-04-30T17:00:00Z">
              <w:tcPr>
                <w:tcW w:w="838" w:type="dxa"/>
                <w:noWrap/>
                <w:hideMark/>
              </w:tcPr>
            </w:tcPrChange>
          </w:tcPr>
          <w:p w14:paraId="27E384EB" w14:textId="77777777" w:rsidR="008A0C97" w:rsidRPr="00F43B9D" w:rsidRDefault="008A0C97" w:rsidP="008A0C97">
            <w:pPr>
              <w:contextualSpacing/>
              <w:rPr>
                <w:rFonts w:ascii="Times New Roman" w:hAnsi="Times New Roman" w:cs="Times New Roman"/>
                <w:bCs/>
                <w:noProof/>
                <w:sz w:val="24"/>
                <w:rPrChange w:id="584" w:author="Christopher J. Patrick" w:date="2020-04-30T17:00:00Z">
                  <w:rPr>
                    <w:b/>
                    <w:bCs/>
                    <w:noProof/>
                    <w:sz w:val="16"/>
                    <w:szCs w:val="16"/>
                  </w:rPr>
                </w:rPrChange>
              </w:rPr>
            </w:pPr>
            <w:r w:rsidRPr="00F43B9D">
              <w:rPr>
                <w:bCs/>
                <w:noProof/>
                <w:sz w:val="24"/>
                <w:rPrChange w:id="585" w:author="Christopher J. Patrick" w:date="2020-04-30T17:00:00Z">
                  <w:rPr>
                    <w:b/>
                    <w:bCs/>
                    <w:noProof/>
                    <w:sz w:val="16"/>
                    <w:szCs w:val="16"/>
                  </w:rPr>
                </w:rPrChange>
              </w:rPr>
              <w:t>pH</w:t>
            </w:r>
          </w:p>
        </w:tc>
        <w:tc>
          <w:tcPr>
            <w:tcW w:w="0" w:type="dxa"/>
            <w:shd w:val="clear" w:color="auto" w:fill="auto"/>
            <w:noWrap/>
            <w:hideMark/>
            <w:tcPrChange w:id="586" w:author="Christopher J. Patrick" w:date="2020-04-30T17:00:00Z">
              <w:tcPr>
                <w:tcW w:w="1520" w:type="dxa"/>
                <w:noWrap/>
                <w:hideMark/>
              </w:tcPr>
            </w:tcPrChange>
          </w:tcPr>
          <w:p w14:paraId="5E6EE630"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587" w:author="Christopher J. Patrick" w:date="2020-04-30T17:00:00Z">
                  <w:rPr>
                    <w:noProof/>
                    <w:sz w:val="16"/>
                    <w:szCs w:val="16"/>
                  </w:rPr>
                </w:rPrChange>
              </w:rPr>
            </w:pPr>
            <w:r w:rsidRPr="00F43B9D">
              <w:rPr>
                <w:noProof/>
                <w:rPrChange w:id="588" w:author="Christopher J. Patrick" w:date="2020-04-30T17:00:00Z">
                  <w:rPr>
                    <w:noProof/>
                    <w:sz w:val="16"/>
                    <w:szCs w:val="16"/>
                  </w:rPr>
                </w:rPrChange>
              </w:rPr>
              <w:t>pH</w:t>
            </w:r>
          </w:p>
        </w:tc>
        <w:tc>
          <w:tcPr>
            <w:tcW w:w="0" w:type="dxa"/>
            <w:shd w:val="clear" w:color="auto" w:fill="auto"/>
            <w:noWrap/>
            <w:hideMark/>
            <w:tcPrChange w:id="589" w:author="Christopher J. Patrick" w:date="2020-04-30T17:00:00Z">
              <w:tcPr>
                <w:tcW w:w="7110" w:type="dxa"/>
                <w:noWrap/>
                <w:hideMark/>
              </w:tcPr>
            </w:tcPrChange>
          </w:tcPr>
          <w:p w14:paraId="5F81AFD4"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590" w:author="Christopher J. Patrick" w:date="2020-04-30T17:00:00Z">
                  <w:rPr>
                    <w:noProof/>
                    <w:sz w:val="16"/>
                    <w:szCs w:val="16"/>
                  </w:rPr>
                </w:rPrChange>
              </w:rPr>
            </w:pPr>
            <w:r w:rsidRPr="00F43B9D">
              <w:rPr>
                <w:noProof/>
                <w:rPrChange w:id="591" w:author="Christopher J. Patrick" w:date="2020-04-30T17:00:00Z">
                  <w:rPr>
                    <w:noProof/>
                    <w:sz w:val="16"/>
                    <w:szCs w:val="16"/>
                  </w:rPr>
                </w:rPrChange>
              </w:rPr>
              <w:t>pH</w:t>
            </w:r>
          </w:p>
        </w:tc>
      </w:tr>
      <w:tr w:rsidR="008A0C97" w:rsidRPr="00F43B9D" w14:paraId="4A65AA93" w14:textId="77777777" w:rsidTr="00F43B9D">
        <w:trPr>
          <w:cnfStyle w:val="000000100000" w:firstRow="0" w:lastRow="0" w:firstColumn="0" w:lastColumn="0" w:oddVBand="0" w:evenVBand="0" w:oddHBand="1" w:evenHBand="0" w:firstRowFirstColumn="0" w:firstRowLastColumn="0" w:lastRowFirstColumn="0" w:lastRowLastColumn="0"/>
          <w:trHeight w:val="300"/>
          <w:trPrChange w:id="592"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593" w:author="Christopher J. Patrick" w:date="2020-04-30T17:00:00Z">
              <w:tcPr>
                <w:tcW w:w="838" w:type="dxa"/>
                <w:noWrap/>
                <w:hideMark/>
              </w:tcPr>
            </w:tcPrChange>
          </w:tcPr>
          <w:p w14:paraId="6882D1B5" w14:textId="77777777" w:rsidR="008A0C97" w:rsidRPr="00F43B9D" w:rsidRDefault="008A0C9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594" w:author="Christopher J. Patrick" w:date="2020-04-30T17:00:00Z">
                  <w:rPr>
                    <w:b/>
                    <w:bCs/>
                    <w:noProof/>
                    <w:sz w:val="16"/>
                    <w:szCs w:val="16"/>
                  </w:rPr>
                </w:rPrChange>
              </w:rPr>
            </w:pPr>
            <w:r w:rsidRPr="00F43B9D">
              <w:rPr>
                <w:bCs/>
                <w:noProof/>
                <w:sz w:val="24"/>
                <w:rPrChange w:id="595" w:author="Christopher J. Patrick" w:date="2020-04-30T17:00:00Z">
                  <w:rPr>
                    <w:b/>
                    <w:bCs/>
                    <w:noProof/>
                    <w:sz w:val="16"/>
                    <w:szCs w:val="16"/>
                  </w:rPr>
                </w:rPrChange>
              </w:rPr>
              <w:t>NH</w:t>
            </w:r>
            <w:r w:rsidRPr="00F43B9D">
              <w:rPr>
                <w:bCs/>
                <w:noProof/>
                <w:sz w:val="24"/>
                <w:vertAlign w:val="subscript"/>
                <w:rPrChange w:id="596" w:author="Christopher J. Patrick" w:date="2020-04-30T17:00:00Z">
                  <w:rPr>
                    <w:b/>
                    <w:bCs/>
                    <w:noProof/>
                    <w:sz w:val="16"/>
                    <w:szCs w:val="16"/>
                    <w:vertAlign w:val="subscript"/>
                  </w:rPr>
                </w:rPrChange>
              </w:rPr>
              <w:t>4</w:t>
            </w:r>
            <w:r w:rsidRPr="00F43B9D">
              <w:rPr>
                <w:bCs/>
                <w:noProof/>
                <w:sz w:val="24"/>
                <w:vertAlign w:val="superscript"/>
                <w:rPrChange w:id="597" w:author="Christopher J. Patrick" w:date="2020-04-30T17:00:00Z">
                  <w:rPr>
                    <w:b/>
                    <w:bCs/>
                    <w:noProof/>
                    <w:sz w:val="16"/>
                    <w:szCs w:val="16"/>
                    <w:vertAlign w:val="superscript"/>
                  </w:rPr>
                </w:rPrChange>
              </w:rPr>
              <w:t>+</w:t>
            </w:r>
          </w:p>
        </w:tc>
        <w:tc>
          <w:tcPr>
            <w:tcW w:w="0" w:type="dxa"/>
            <w:shd w:val="clear" w:color="auto" w:fill="auto"/>
            <w:noWrap/>
            <w:hideMark/>
            <w:tcPrChange w:id="598" w:author="Christopher J. Patrick" w:date="2020-04-30T17:00:00Z">
              <w:tcPr>
                <w:tcW w:w="1520" w:type="dxa"/>
                <w:noWrap/>
                <w:hideMark/>
              </w:tcPr>
            </w:tcPrChange>
          </w:tcPr>
          <w:p w14:paraId="7DB3FF04"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599" w:author="Christopher J. Patrick" w:date="2020-04-30T17:00:00Z">
                  <w:rPr>
                    <w:noProof/>
                    <w:sz w:val="16"/>
                    <w:szCs w:val="16"/>
                  </w:rPr>
                </w:rPrChange>
              </w:rPr>
            </w:pPr>
            <w:r w:rsidRPr="00F43B9D">
              <w:rPr>
                <w:noProof/>
                <w:rPrChange w:id="600" w:author="Christopher J. Patrick" w:date="2020-04-30T17:00:00Z">
                  <w:rPr>
                    <w:noProof/>
                    <w:sz w:val="16"/>
                    <w:szCs w:val="16"/>
                  </w:rPr>
                </w:rPrChange>
              </w:rPr>
              <w:t>mg/L</w:t>
            </w:r>
          </w:p>
        </w:tc>
        <w:tc>
          <w:tcPr>
            <w:tcW w:w="0" w:type="dxa"/>
            <w:shd w:val="clear" w:color="auto" w:fill="auto"/>
            <w:noWrap/>
            <w:hideMark/>
            <w:tcPrChange w:id="601" w:author="Christopher J. Patrick" w:date="2020-04-30T17:00:00Z">
              <w:tcPr>
                <w:tcW w:w="7110" w:type="dxa"/>
                <w:noWrap/>
                <w:hideMark/>
              </w:tcPr>
            </w:tcPrChange>
          </w:tcPr>
          <w:p w14:paraId="7D4B3CBA"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602" w:author="Christopher J. Patrick" w:date="2020-04-30T17:00:00Z">
                  <w:rPr>
                    <w:noProof/>
                    <w:sz w:val="16"/>
                    <w:szCs w:val="16"/>
                  </w:rPr>
                </w:rPrChange>
              </w:rPr>
            </w:pPr>
            <w:r w:rsidRPr="00F43B9D">
              <w:rPr>
                <w:noProof/>
                <w:rPrChange w:id="603" w:author="Christopher J. Patrick" w:date="2020-04-30T17:00:00Z">
                  <w:rPr>
                    <w:noProof/>
                    <w:sz w:val="16"/>
                    <w:szCs w:val="16"/>
                  </w:rPr>
                </w:rPrChange>
              </w:rPr>
              <w:t>ammonia</w:t>
            </w:r>
          </w:p>
        </w:tc>
      </w:tr>
      <w:tr w:rsidR="008A0C97" w:rsidRPr="00F43B9D" w14:paraId="4A710FB8" w14:textId="77777777" w:rsidTr="00F43B9D">
        <w:trPr>
          <w:trHeight w:val="300"/>
          <w:trPrChange w:id="604"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605" w:author="Christopher J. Patrick" w:date="2020-04-30T17:00:00Z">
              <w:tcPr>
                <w:tcW w:w="838" w:type="dxa"/>
                <w:noWrap/>
                <w:hideMark/>
              </w:tcPr>
            </w:tcPrChange>
          </w:tcPr>
          <w:p w14:paraId="394D9EBF" w14:textId="77777777" w:rsidR="008A0C97" w:rsidRPr="00F43B9D" w:rsidRDefault="008A0C97" w:rsidP="008A0C97">
            <w:pPr>
              <w:contextualSpacing/>
              <w:rPr>
                <w:rFonts w:ascii="Times New Roman" w:hAnsi="Times New Roman" w:cs="Times New Roman"/>
                <w:bCs/>
                <w:noProof/>
                <w:sz w:val="24"/>
                <w:rPrChange w:id="606" w:author="Christopher J. Patrick" w:date="2020-04-30T17:00:00Z">
                  <w:rPr>
                    <w:b/>
                    <w:bCs/>
                    <w:noProof/>
                    <w:sz w:val="16"/>
                    <w:szCs w:val="16"/>
                  </w:rPr>
                </w:rPrChange>
              </w:rPr>
            </w:pPr>
            <w:r w:rsidRPr="00F43B9D">
              <w:rPr>
                <w:bCs/>
                <w:noProof/>
                <w:sz w:val="24"/>
                <w:rPrChange w:id="607" w:author="Christopher J. Patrick" w:date="2020-04-30T17:00:00Z">
                  <w:rPr>
                    <w:b/>
                    <w:bCs/>
                    <w:noProof/>
                    <w:sz w:val="16"/>
                    <w:szCs w:val="16"/>
                  </w:rPr>
                </w:rPrChange>
              </w:rPr>
              <w:t>PO</w:t>
            </w:r>
            <w:r w:rsidRPr="00F43B9D">
              <w:rPr>
                <w:bCs/>
                <w:noProof/>
                <w:sz w:val="24"/>
                <w:vertAlign w:val="subscript"/>
                <w:rPrChange w:id="608" w:author="Christopher J. Patrick" w:date="2020-04-30T17:00:00Z">
                  <w:rPr>
                    <w:b/>
                    <w:bCs/>
                    <w:noProof/>
                    <w:sz w:val="16"/>
                    <w:szCs w:val="16"/>
                    <w:vertAlign w:val="subscript"/>
                  </w:rPr>
                </w:rPrChange>
              </w:rPr>
              <w:t>4</w:t>
            </w:r>
            <w:r w:rsidRPr="00F43B9D">
              <w:rPr>
                <w:bCs/>
                <w:noProof/>
                <w:sz w:val="24"/>
                <w:vertAlign w:val="superscript"/>
                <w:rPrChange w:id="609" w:author="Christopher J. Patrick" w:date="2020-04-30T17:00:00Z">
                  <w:rPr>
                    <w:b/>
                    <w:bCs/>
                    <w:noProof/>
                    <w:sz w:val="16"/>
                    <w:szCs w:val="16"/>
                    <w:vertAlign w:val="superscript"/>
                  </w:rPr>
                </w:rPrChange>
              </w:rPr>
              <w:t>-</w:t>
            </w:r>
          </w:p>
        </w:tc>
        <w:tc>
          <w:tcPr>
            <w:tcW w:w="0" w:type="dxa"/>
            <w:shd w:val="clear" w:color="auto" w:fill="auto"/>
            <w:noWrap/>
            <w:hideMark/>
            <w:tcPrChange w:id="610" w:author="Christopher J. Patrick" w:date="2020-04-30T17:00:00Z">
              <w:tcPr>
                <w:tcW w:w="1520" w:type="dxa"/>
                <w:noWrap/>
                <w:hideMark/>
              </w:tcPr>
            </w:tcPrChange>
          </w:tcPr>
          <w:p w14:paraId="71CFDAF4"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611" w:author="Christopher J. Patrick" w:date="2020-04-30T17:00:00Z">
                  <w:rPr>
                    <w:noProof/>
                    <w:sz w:val="16"/>
                    <w:szCs w:val="16"/>
                  </w:rPr>
                </w:rPrChange>
              </w:rPr>
            </w:pPr>
            <w:r w:rsidRPr="00F43B9D">
              <w:rPr>
                <w:noProof/>
                <w:rPrChange w:id="612" w:author="Christopher J. Patrick" w:date="2020-04-30T17:00:00Z">
                  <w:rPr>
                    <w:noProof/>
                    <w:sz w:val="16"/>
                    <w:szCs w:val="16"/>
                  </w:rPr>
                </w:rPrChange>
              </w:rPr>
              <w:t>mg/L</w:t>
            </w:r>
          </w:p>
        </w:tc>
        <w:tc>
          <w:tcPr>
            <w:tcW w:w="0" w:type="dxa"/>
            <w:shd w:val="clear" w:color="auto" w:fill="auto"/>
            <w:noWrap/>
            <w:hideMark/>
            <w:tcPrChange w:id="613" w:author="Christopher J. Patrick" w:date="2020-04-30T17:00:00Z">
              <w:tcPr>
                <w:tcW w:w="7110" w:type="dxa"/>
                <w:noWrap/>
                <w:hideMark/>
              </w:tcPr>
            </w:tcPrChange>
          </w:tcPr>
          <w:p w14:paraId="4E0FAD1D"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614" w:author="Christopher J. Patrick" w:date="2020-04-30T17:00:00Z">
                  <w:rPr>
                    <w:noProof/>
                    <w:sz w:val="16"/>
                    <w:szCs w:val="16"/>
                  </w:rPr>
                </w:rPrChange>
              </w:rPr>
            </w:pPr>
            <w:r w:rsidRPr="00F43B9D">
              <w:rPr>
                <w:noProof/>
                <w:rPrChange w:id="615" w:author="Christopher J. Patrick" w:date="2020-04-30T17:00:00Z">
                  <w:rPr>
                    <w:noProof/>
                    <w:sz w:val="16"/>
                    <w:szCs w:val="16"/>
                  </w:rPr>
                </w:rPrChange>
              </w:rPr>
              <w:t>phosphate</w:t>
            </w:r>
          </w:p>
        </w:tc>
      </w:tr>
      <w:tr w:rsidR="008A0C97" w:rsidRPr="00F43B9D" w14:paraId="7EA5E357" w14:textId="77777777" w:rsidTr="00F43B9D">
        <w:trPr>
          <w:cnfStyle w:val="000000100000" w:firstRow="0" w:lastRow="0" w:firstColumn="0" w:lastColumn="0" w:oddVBand="0" w:evenVBand="0" w:oddHBand="1" w:evenHBand="0" w:firstRowFirstColumn="0" w:firstRowLastColumn="0" w:lastRowFirstColumn="0" w:lastRowLastColumn="0"/>
          <w:trHeight w:val="300"/>
          <w:trPrChange w:id="616"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617" w:author="Christopher J. Patrick" w:date="2020-04-30T17:00:00Z">
              <w:tcPr>
                <w:tcW w:w="838" w:type="dxa"/>
                <w:noWrap/>
                <w:hideMark/>
              </w:tcPr>
            </w:tcPrChange>
          </w:tcPr>
          <w:p w14:paraId="6E74EC0B" w14:textId="71AD0103" w:rsidR="008A0C97" w:rsidRPr="00F43B9D" w:rsidRDefault="006175E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618" w:author="Christopher J. Patrick" w:date="2020-04-30T17:00:00Z">
                  <w:rPr>
                    <w:b/>
                    <w:bCs/>
                    <w:noProof/>
                    <w:sz w:val="16"/>
                    <w:szCs w:val="16"/>
                  </w:rPr>
                </w:rPrChange>
              </w:rPr>
            </w:pPr>
            <w:r w:rsidRPr="00F43B9D">
              <w:rPr>
                <w:bCs/>
                <w:noProof/>
                <w:sz w:val="24"/>
                <w:rPrChange w:id="619" w:author="Christopher J. Patrick" w:date="2020-04-30T17:00:00Z">
                  <w:rPr>
                    <w:b/>
                    <w:bCs/>
                    <w:noProof/>
                    <w:sz w:val="16"/>
                    <w:szCs w:val="16"/>
                  </w:rPr>
                </w:rPrChange>
              </w:rPr>
              <w:t>Ln(</w:t>
            </w:r>
            <w:r w:rsidR="008A0C97" w:rsidRPr="00F43B9D">
              <w:rPr>
                <w:bCs/>
                <w:noProof/>
                <w:sz w:val="24"/>
                <w:rPrChange w:id="620" w:author="Christopher J. Patrick" w:date="2020-04-30T17:00:00Z">
                  <w:rPr>
                    <w:b/>
                    <w:bCs/>
                    <w:noProof/>
                    <w:sz w:val="16"/>
                    <w:szCs w:val="16"/>
                  </w:rPr>
                </w:rPrChange>
              </w:rPr>
              <w:t>NO</w:t>
            </w:r>
            <w:r w:rsidR="008A0C97" w:rsidRPr="00F43B9D">
              <w:rPr>
                <w:bCs/>
                <w:noProof/>
                <w:sz w:val="24"/>
                <w:vertAlign w:val="subscript"/>
                <w:rPrChange w:id="621" w:author="Christopher J. Patrick" w:date="2020-04-30T17:00:00Z">
                  <w:rPr>
                    <w:b/>
                    <w:bCs/>
                    <w:noProof/>
                    <w:sz w:val="16"/>
                    <w:szCs w:val="16"/>
                    <w:vertAlign w:val="subscript"/>
                  </w:rPr>
                </w:rPrChange>
              </w:rPr>
              <w:t>3</w:t>
            </w:r>
            <w:r w:rsidR="008A0C97" w:rsidRPr="00F43B9D">
              <w:rPr>
                <w:bCs/>
                <w:noProof/>
                <w:sz w:val="24"/>
                <w:vertAlign w:val="superscript"/>
                <w:rPrChange w:id="622" w:author="Christopher J. Patrick" w:date="2020-04-30T17:00:00Z">
                  <w:rPr>
                    <w:b/>
                    <w:bCs/>
                    <w:noProof/>
                    <w:sz w:val="16"/>
                    <w:szCs w:val="16"/>
                    <w:vertAlign w:val="superscript"/>
                  </w:rPr>
                </w:rPrChange>
              </w:rPr>
              <w:t>-</w:t>
            </w:r>
            <w:r w:rsidRPr="00F43B9D">
              <w:rPr>
                <w:bCs/>
                <w:noProof/>
                <w:sz w:val="24"/>
                <w:rPrChange w:id="623" w:author="Christopher J. Patrick" w:date="2020-04-30T17:00:00Z">
                  <w:rPr>
                    <w:b/>
                    <w:bCs/>
                    <w:noProof/>
                    <w:sz w:val="16"/>
                    <w:szCs w:val="16"/>
                  </w:rPr>
                </w:rPrChange>
              </w:rPr>
              <w:t>)</w:t>
            </w:r>
          </w:p>
        </w:tc>
        <w:tc>
          <w:tcPr>
            <w:tcW w:w="0" w:type="dxa"/>
            <w:shd w:val="clear" w:color="auto" w:fill="auto"/>
            <w:noWrap/>
            <w:hideMark/>
            <w:tcPrChange w:id="624" w:author="Christopher J. Patrick" w:date="2020-04-30T17:00:00Z">
              <w:tcPr>
                <w:tcW w:w="1520" w:type="dxa"/>
                <w:noWrap/>
                <w:hideMark/>
              </w:tcPr>
            </w:tcPrChange>
          </w:tcPr>
          <w:p w14:paraId="169058E9"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625" w:author="Christopher J. Patrick" w:date="2020-04-30T17:00:00Z">
                  <w:rPr>
                    <w:noProof/>
                    <w:sz w:val="16"/>
                    <w:szCs w:val="16"/>
                  </w:rPr>
                </w:rPrChange>
              </w:rPr>
            </w:pPr>
            <w:r w:rsidRPr="00F43B9D">
              <w:rPr>
                <w:noProof/>
                <w:rPrChange w:id="626" w:author="Christopher J. Patrick" w:date="2020-04-30T17:00:00Z">
                  <w:rPr>
                    <w:noProof/>
                    <w:sz w:val="16"/>
                    <w:szCs w:val="16"/>
                  </w:rPr>
                </w:rPrChange>
              </w:rPr>
              <w:t>mg/L</w:t>
            </w:r>
          </w:p>
        </w:tc>
        <w:tc>
          <w:tcPr>
            <w:tcW w:w="0" w:type="dxa"/>
            <w:shd w:val="clear" w:color="auto" w:fill="auto"/>
            <w:noWrap/>
            <w:hideMark/>
            <w:tcPrChange w:id="627" w:author="Christopher J. Patrick" w:date="2020-04-30T17:00:00Z">
              <w:tcPr>
                <w:tcW w:w="7110" w:type="dxa"/>
                <w:noWrap/>
                <w:hideMark/>
              </w:tcPr>
            </w:tcPrChange>
          </w:tcPr>
          <w:p w14:paraId="3AAFA050"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628" w:author="Christopher J. Patrick" w:date="2020-04-30T17:00:00Z">
                  <w:rPr>
                    <w:noProof/>
                    <w:sz w:val="16"/>
                    <w:szCs w:val="16"/>
                  </w:rPr>
                </w:rPrChange>
              </w:rPr>
            </w:pPr>
            <w:r w:rsidRPr="00F43B9D">
              <w:rPr>
                <w:noProof/>
                <w:rPrChange w:id="629" w:author="Christopher J. Patrick" w:date="2020-04-30T17:00:00Z">
                  <w:rPr>
                    <w:noProof/>
                    <w:sz w:val="16"/>
                    <w:szCs w:val="16"/>
                  </w:rPr>
                </w:rPrChange>
              </w:rPr>
              <w:t>nitrate</w:t>
            </w:r>
          </w:p>
        </w:tc>
      </w:tr>
      <w:tr w:rsidR="008A0C97" w:rsidRPr="00F43B9D" w14:paraId="70D4A8DE" w14:textId="77777777" w:rsidTr="00F43B9D">
        <w:trPr>
          <w:trHeight w:val="300"/>
          <w:trPrChange w:id="630"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631" w:author="Christopher J. Patrick" w:date="2020-04-30T17:00:00Z">
              <w:tcPr>
                <w:tcW w:w="838" w:type="dxa"/>
                <w:noWrap/>
                <w:hideMark/>
              </w:tcPr>
            </w:tcPrChange>
          </w:tcPr>
          <w:p w14:paraId="3D0F8F58" w14:textId="3AEA1069" w:rsidR="008A0C97" w:rsidRPr="00F43B9D" w:rsidRDefault="008A0C97" w:rsidP="008A0C97">
            <w:pPr>
              <w:contextualSpacing/>
              <w:rPr>
                <w:rFonts w:ascii="Times New Roman" w:hAnsi="Times New Roman" w:cs="Times New Roman"/>
                <w:bCs/>
                <w:noProof/>
                <w:sz w:val="24"/>
                <w:rPrChange w:id="632" w:author="Christopher J. Patrick" w:date="2020-04-30T17:00:00Z">
                  <w:rPr>
                    <w:b/>
                    <w:bCs/>
                    <w:noProof/>
                    <w:sz w:val="16"/>
                    <w:szCs w:val="16"/>
                  </w:rPr>
                </w:rPrChange>
              </w:rPr>
            </w:pPr>
            <w:r w:rsidRPr="00F43B9D">
              <w:rPr>
                <w:bCs/>
                <w:noProof/>
                <w:sz w:val="24"/>
                <w:rPrChange w:id="633" w:author="Christopher J. Patrick" w:date="2020-04-30T17:00:00Z">
                  <w:rPr>
                    <w:b/>
                    <w:bCs/>
                    <w:noProof/>
                    <w:sz w:val="16"/>
                    <w:szCs w:val="16"/>
                  </w:rPr>
                </w:rPrChange>
              </w:rPr>
              <w:t>B</w:t>
            </w:r>
            <w:r w:rsidR="006175E7" w:rsidRPr="00F43B9D">
              <w:rPr>
                <w:bCs/>
                <w:noProof/>
                <w:sz w:val="24"/>
                <w:rPrChange w:id="634" w:author="Christopher J. Patrick" w:date="2020-04-30T17:00:00Z">
                  <w:rPr>
                    <w:b/>
                    <w:bCs/>
                    <w:noProof/>
                    <w:sz w:val="16"/>
                    <w:szCs w:val="16"/>
                  </w:rPr>
                </w:rPrChange>
              </w:rPr>
              <w:t>ank.h</w:t>
            </w:r>
          </w:p>
        </w:tc>
        <w:tc>
          <w:tcPr>
            <w:tcW w:w="0" w:type="dxa"/>
            <w:shd w:val="clear" w:color="auto" w:fill="auto"/>
            <w:noWrap/>
            <w:hideMark/>
            <w:tcPrChange w:id="635" w:author="Christopher J. Patrick" w:date="2020-04-30T17:00:00Z">
              <w:tcPr>
                <w:tcW w:w="1520" w:type="dxa"/>
                <w:noWrap/>
                <w:hideMark/>
              </w:tcPr>
            </w:tcPrChange>
          </w:tcPr>
          <w:p w14:paraId="18FAFDDC"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636" w:author="Christopher J. Patrick" w:date="2020-04-30T17:00:00Z">
                  <w:rPr>
                    <w:noProof/>
                    <w:sz w:val="16"/>
                    <w:szCs w:val="16"/>
                  </w:rPr>
                </w:rPrChange>
              </w:rPr>
            </w:pPr>
            <w:r w:rsidRPr="00F43B9D">
              <w:rPr>
                <w:noProof/>
                <w:rPrChange w:id="637" w:author="Christopher J. Patrick" w:date="2020-04-30T17:00:00Z">
                  <w:rPr>
                    <w:noProof/>
                    <w:sz w:val="16"/>
                    <w:szCs w:val="16"/>
                  </w:rPr>
                </w:rPrChange>
              </w:rPr>
              <w:t>meter</w:t>
            </w:r>
          </w:p>
        </w:tc>
        <w:tc>
          <w:tcPr>
            <w:tcW w:w="0" w:type="dxa"/>
            <w:shd w:val="clear" w:color="auto" w:fill="auto"/>
            <w:noWrap/>
            <w:hideMark/>
            <w:tcPrChange w:id="638" w:author="Christopher J. Patrick" w:date="2020-04-30T17:00:00Z">
              <w:tcPr>
                <w:tcW w:w="7110" w:type="dxa"/>
                <w:noWrap/>
                <w:hideMark/>
              </w:tcPr>
            </w:tcPrChange>
          </w:tcPr>
          <w:p w14:paraId="6FE9A10F"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639" w:author="Christopher J. Patrick" w:date="2020-04-30T17:00:00Z">
                  <w:rPr>
                    <w:noProof/>
                    <w:sz w:val="16"/>
                    <w:szCs w:val="16"/>
                  </w:rPr>
                </w:rPrChange>
              </w:rPr>
            </w:pPr>
            <w:r w:rsidRPr="00F43B9D">
              <w:rPr>
                <w:noProof/>
                <w:rPrChange w:id="640" w:author="Christopher J. Patrick" w:date="2020-04-30T17:00:00Z">
                  <w:rPr>
                    <w:noProof/>
                    <w:sz w:val="16"/>
                    <w:szCs w:val="16"/>
                  </w:rPr>
                </w:rPrChange>
              </w:rPr>
              <w:t>Average bank height</w:t>
            </w:r>
          </w:p>
        </w:tc>
      </w:tr>
      <w:tr w:rsidR="008A0C97" w:rsidRPr="00F43B9D" w14:paraId="01FE24B8" w14:textId="77777777" w:rsidTr="00F43B9D">
        <w:trPr>
          <w:cnfStyle w:val="000000100000" w:firstRow="0" w:lastRow="0" w:firstColumn="0" w:lastColumn="0" w:oddVBand="0" w:evenVBand="0" w:oddHBand="1" w:evenHBand="0" w:firstRowFirstColumn="0" w:firstRowLastColumn="0" w:lastRowFirstColumn="0" w:lastRowLastColumn="0"/>
          <w:trHeight w:val="300"/>
          <w:trPrChange w:id="641"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642" w:author="Christopher J. Patrick" w:date="2020-04-30T17:00:00Z">
              <w:tcPr>
                <w:tcW w:w="838" w:type="dxa"/>
                <w:noWrap/>
                <w:hideMark/>
              </w:tcPr>
            </w:tcPrChange>
          </w:tcPr>
          <w:p w14:paraId="295F468F" w14:textId="4158CE2E" w:rsidR="008A0C97" w:rsidRPr="00F43B9D" w:rsidRDefault="008A0C9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643" w:author="Christopher J. Patrick" w:date="2020-04-30T17:00:00Z">
                  <w:rPr>
                    <w:b/>
                    <w:bCs/>
                    <w:noProof/>
                    <w:sz w:val="16"/>
                    <w:szCs w:val="16"/>
                  </w:rPr>
                </w:rPrChange>
              </w:rPr>
            </w:pPr>
            <w:r w:rsidRPr="00F43B9D">
              <w:rPr>
                <w:bCs/>
                <w:noProof/>
                <w:sz w:val="24"/>
                <w:rPrChange w:id="644" w:author="Christopher J. Patrick" w:date="2020-04-30T17:00:00Z">
                  <w:rPr>
                    <w:b/>
                    <w:bCs/>
                    <w:noProof/>
                    <w:sz w:val="16"/>
                    <w:szCs w:val="16"/>
                  </w:rPr>
                </w:rPrChange>
              </w:rPr>
              <w:t>R</w:t>
            </w:r>
            <w:r w:rsidR="006175E7" w:rsidRPr="00F43B9D">
              <w:rPr>
                <w:bCs/>
                <w:noProof/>
                <w:sz w:val="24"/>
                <w:rPrChange w:id="645" w:author="Christopher J. Patrick" w:date="2020-04-30T17:00:00Z">
                  <w:rPr>
                    <w:b/>
                    <w:bCs/>
                    <w:noProof/>
                    <w:sz w:val="16"/>
                    <w:szCs w:val="16"/>
                  </w:rPr>
                </w:rPrChange>
              </w:rPr>
              <w:t>osgen.I</w:t>
            </w:r>
          </w:p>
        </w:tc>
        <w:tc>
          <w:tcPr>
            <w:tcW w:w="0" w:type="dxa"/>
            <w:shd w:val="clear" w:color="auto" w:fill="auto"/>
            <w:noWrap/>
            <w:hideMark/>
            <w:tcPrChange w:id="646" w:author="Christopher J. Patrick" w:date="2020-04-30T17:00:00Z">
              <w:tcPr>
                <w:tcW w:w="1520" w:type="dxa"/>
                <w:noWrap/>
                <w:hideMark/>
              </w:tcPr>
            </w:tcPrChange>
          </w:tcPr>
          <w:p w14:paraId="4722A3CE"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647" w:author="Christopher J. Patrick" w:date="2020-04-30T17:00:00Z">
                  <w:rPr>
                    <w:noProof/>
                    <w:sz w:val="16"/>
                    <w:szCs w:val="16"/>
                  </w:rPr>
                </w:rPrChange>
              </w:rPr>
            </w:pPr>
            <w:r w:rsidRPr="00F43B9D">
              <w:rPr>
                <w:noProof/>
                <w:rPrChange w:id="648" w:author="Christopher J. Patrick" w:date="2020-04-30T17:00:00Z">
                  <w:rPr>
                    <w:noProof/>
                    <w:sz w:val="16"/>
                    <w:szCs w:val="16"/>
                  </w:rPr>
                </w:rPrChange>
              </w:rPr>
              <w:t>ratio</w:t>
            </w:r>
          </w:p>
        </w:tc>
        <w:tc>
          <w:tcPr>
            <w:tcW w:w="0" w:type="dxa"/>
            <w:shd w:val="clear" w:color="auto" w:fill="auto"/>
            <w:noWrap/>
            <w:hideMark/>
            <w:tcPrChange w:id="649" w:author="Christopher J. Patrick" w:date="2020-04-30T17:00:00Z">
              <w:tcPr>
                <w:tcW w:w="7110" w:type="dxa"/>
                <w:noWrap/>
                <w:hideMark/>
              </w:tcPr>
            </w:tcPrChange>
          </w:tcPr>
          <w:p w14:paraId="16F2F718"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650" w:author="Christopher J. Patrick" w:date="2020-04-30T17:00:00Z">
                  <w:rPr>
                    <w:noProof/>
                    <w:sz w:val="16"/>
                    <w:szCs w:val="16"/>
                  </w:rPr>
                </w:rPrChange>
              </w:rPr>
            </w:pPr>
            <w:r w:rsidRPr="00F43B9D">
              <w:rPr>
                <w:noProof/>
                <w:rPrChange w:id="651" w:author="Christopher J. Patrick" w:date="2020-04-30T17:00:00Z">
                  <w:rPr>
                    <w:noProof/>
                    <w:sz w:val="16"/>
                    <w:szCs w:val="16"/>
                  </w:rPr>
                </w:rPrChange>
              </w:rPr>
              <w:t>bankfull width / depth</w:t>
            </w:r>
          </w:p>
        </w:tc>
      </w:tr>
      <w:tr w:rsidR="008A0C97" w:rsidRPr="00F43B9D" w14:paraId="5BDB3C33" w14:textId="77777777" w:rsidTr="00F43B9D">
        <w:trPr>
          <w:trHeight w:val="300"/>
          <w:trPrChange w:id="652"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653" w:author="Christopher J. Patrick" w:date="2020-04-30T17:00:00Z">
              <w:tcPr>
                <w:tcW w:w="838" w:type="dxa"/>
                <w:noWrap/>
                <w:hideMark/>
              </w:tcPr>
            </w:tcPrChange>
          </w:tcPr>
          <w:p w14:paraId="0DD367E3" w14:textId="77777777" w:rsidR="008A0C97" w:rsidRPr="00F43B9D" w:rsidRDefault="008A0C97" w:rsidP="008A0C97">
            <w:pPr>
              <w:contextualSpacing/>
              <w:rPr>
                <w:rFonts w:ascii="Times New Roman" w:hAnsi="Times New Roman" w:cs="Times New Roman"/>
                <w:bCs/>
                <w:noProof/>
                <w:sz w:val="24"/>
                <w:rPrChange w:id="654" w:author="Christopher J. Patrick" w:date="2020-04-30T17:00:00Z">
                  <w:rPr>
                    <w:b/>
                    <w:bCs/>
                    <w:noProof/>
                    <w:sz w:val="16"/>
                    <w:szCs w:val="16"/>
                  </w:rPr>
                </w:rPrChange>
              </w:rPr>
            </w:pPr>
            <w:r w:rsidRPr="00F43B9D">
              <w:rPr>
                <w:bCs/>
                <w:noProof/>
                <w:sz w:val="24"/>
                <w:rPrChange w:id="655" w:author="Christopher J. Patrick" w:date="2020-04-30T17:00:00Z">
                  <w:rPr>
                    <w:b/>
                    <w:bCs/>
                    <w:noProof/>
                    <w:sz w:val="16"/>
                    <w:szCs w:val="16"/>
                  </w:rPr>
                </w:rPrChange>
              </w:rPr>
              <w:t>d50</w:t>
            </w:r>
          </w:p>
        </w:tc>
        <w:tc>
          <w:tcPr>
            <w:tcW w:w="0" w:type="dxa"/>
            <w:shd w:val="clear" w:color="auto" w:fill="auto"/>
            <w:noWrap/>
            <w:hideMark/>
            <w:tcPrChange w:id="656" w:author="Christopher J. Patrick" w:date="2020-04-30T17:00:00Z">
              <w:tcPr>
                <w:tcW w:w="1520" w:type="dxa"/>
                <w:noWrap/>
                <w:hideMark/>
              </w:tcPr>
            </w:tcPrChange>
          </w:tcPr>
          <w:p w14:paraId="0245160F"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657" w:author="Christopher J. Patrick" w:date="2020-04-30T17:00:00Z">
                  <w:rPr>
                    <w:noProof/>
                    <w:sz w:val="16"/>
                    <w:szCs w:val="16"/>
                  </w:rPr>
                </w:rPrChange>
              </w:rPr>
            </w:pPr>
            <w:r w:rsidRPr="00F43B9D">
              <w:rPr>
                <w:noProof/>
                <w:rPrChange w:id="658" w:author="Christopher J. Patrick" w:date="2020-04-30T17:00:00Z">
                  <w:rPr>
                    <w:noProof/>
                    <w:sz w:val="16"/>
                    <w:szCs w:val="16"/>
                  </w:rPr>
                </w:rPrChange>
              </w:rPr>
              <w:t>mm</w:t>
            </w:r>
          </w:p>
        </w:tc>
        <w:tc>
          <w:tcPr>
            <w:tcW w:w="0" w:type="dxa"/>
            <w:shd w:val="clear" w:color="auto" w:fill="auto"/>
            <w:noWrap/>
            <w:hideMark/>
            <w:tcPrChange w:id="659" w:author="Christopher J. Patrick" w:date="2020-04-30T17:00:00Z">
              <w:tcPr>
                <w:tcW w:w="7110" w:type="dxa"/>
                <w:noWrap/>
                <w:hideMark/>
              </w:tcPr>
            </w:tcPrChange>
          </w:tcPr>
          <w:p w14:paraId="2F6BF679"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660" w:author="Christopher J. Patrick" w:date="2020-04-30T17:00:00Z">
                  <w:rPr>
                    <w:noProof/>
                    <w:sz w:val="16"/>
                    <w:szCs w:val="16"/>
                  </w:rPr>
                </w:rPrChange>
              </w:rPr>
            </w:pPr>
            <w:r w:rsidRPr="00F43B9D">
              <w:rPr>
                <w:noProof/>
                <w:rPrChange w:id="661" w:author="Christopher J. Patrick" w:date="2020-04-30T17:00:00Z">
                  <w:rPr>
                    <w:noProof/>
                    <w:sz w:val="16"/>
                    <w:szCs w:val="16"/>
                  </w:rPr>
                </w:rPrChange>
              </w:rPr>
              <w:t>median grain size</w:t>
            </w:r>
          </w:p>
        </w:tc>
      </w:tr>
      <w:tr w:rsidR="008A0C97" w:rsidRPr="00F43B9D" w14:paraId="596191BD" w14:textId="77777777" w:rsidTr="00F43B9D">
        <w:trPr>
          <w:cnfStyle w:val="000000100000" w:firstRow="0" w:lastRow="0" w:firstColumn="0" w:lastColumn="0" w:oddVBand="0" w:evenVBand="0" w:oddHBand="1" w:evenHBand="0" w:firstRowFirstColumn="0" w:firstRowLastColumn="0" w:lastRowFirstColumn="0" w:lastRowLastColumn="0"/>
          <w:trHeight w:val="300"/>
          <w:trPrChange w:id="662"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663" w:author="Christopher J. Patrick" w:date="2020-04-30T17:00:00Z">
              <w:tcPr>
                <w:tcW w:w="838" w:type="dxa"/>
                <w:noWrap/>
                <w:hideMark/>
              </w:tcPr>
            </w:tcPrChange>
          </w:tcPr>
          <w:p w14:paraId="04A162DF" w14:textId="28D508A6" w:rsidR="008A0C97" w:rsidRPr="00F43B9D" w:rsidRDefault="008A0C9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664" w:author="Christopher J. Patrick" w:date="2020-04-30T17:00:00Z">
                  <w:rPr>
                    <w:b/>
                    <w:bCs/>
                    <w:noProof/>
                    <w:sz w:val="16"/>
                    <w:szCs w:val="16"/>
                  </w:rPr>
                </w:rPrChange>
              </w:rPr>
            </w:pPr>
            <w:r w:rsidRPr="00F43B9D">
              <w:rPr>
                <w:bCs/>
                <w:noProof/>
                <w:sz w:val="24"/>
                <w:rPrChange w:id="665" w:author="Christopher J. Patrick" w:date="2020-04-30T17:00:00Z">
                  <w:rPr>
                    <w:b/>
                    <w:bCs/>
                    <w:noProof/>
                    <w:sz w:val="16"/>
                    <w:szCs w:val="16"/>
                  </w:rPr>
                </w:rPrChange>
              </w:rPr>
              <w:t>C</w:t>
            </w:r>
            <w:r w:rsidR="006175E7" w:rsidRPr="00F43B9D">
              <w:rPr>
                <w:bCs/>
                <w:noProof/>
                <w:sz w:val="24"/>
                <w:rPrChange w:id="666" w:author="Christopher J. Patrick" w:date="2020-04-30T17:00:00Z">
                  <w:rPr>
                    <w:b/>
                    <w:bCs/>
                    <w:noProof/>
                    <w:sz w:val="16"/>
                    <w:szCs w:val="16"/>
                  </w:rPr>
                </w:rPrChange>
              </w:rPr>
              <w:t>py</w:t>
            </w:r>
          </w:p>
        </w:tc>
        <w:tc>
          <w:tcPr>
            <w:tcW w:w="0" w:type="dxa"/>
            <w:shd w:val="clear" w:color="auto" w:fill="auto"/>
            <w:noWrap/>
            <w:hideMark/>
            <w:tcPrChange w:id="667" w:author="Christopher J. Patrick" w:date="2020-04-30T17:00:00Z">
              <w:tcPr>
                <w:tcW w:w="1520" w:type="dxa"/>
                <w:noWrap/>
                <w:hideMark/>
              </w:tcPr>
            </w:tcPrChange>
          </w:tcPr>
          <w:p w14:paraId="3E5ABF88"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668" w:author="Christopher J. Patrick" w:date="2020-04-30T17:00:00Z">
                  <w:rPr>
                    <w:noProof/>
                    <w:sz w:val="16"/>
                    <w:szCs w:val="16"/>
                  </w:rPr>
                </w:rPrChange>
              </w:rPr>
            </w:pPr>
            <w:r w:rsidRPr="00F43B9D">
              <w:rPr>
                <w:noProof/>
                <w:rPrChange w:id="669" w:author="Christopher J. Patrick" w:date="2020-04-30T17:00:00Z">
                  <w:rPr>
                    <w:noProof/>
                    <w:sz w:val="16"/>
                    <w:szCs w:val="16"/>
                  </w:rPr>
                </w:rPrChange>
              </w:rPr>
              <w:t>%</w:t>
            </w:r>
          </w:p>
        </w:tc>
        <w:tc>
          <w:tcPr>
            <w:tcW w:w="0" w:type="dxa"/>
            <w:shd w:val="clear" w:color="auto" w:fill="auto"/>
            <w:noWrap/>
            <w:hideMark/>
            <w:tcPrChange w:id="670" w:author="Christopher J. Patrick" w:date="2020-04-30T17:00:00Z">
              <w:tcPr>
                <w:tcW w:w="7110" w:type="dxa"/>
                <w:noWrap/>
                <w:hideMark/>
              </w:tcPr>
            </w:tcPrChange>
          </w:tcPr>
          <w:p w14:paraId="3A7298ED"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671" w:author="Christopher J. Patrick" w:date="2020-04-30T17:00:00Z">
                  <w:rPr>
                    <w:noProof/>
                    <w:sz w:val="16"/>
                    <w:szCs w:val="16"/>
                  </w:rPr>
                </w:rPrChange>
              </w:rPr>
            </w:pPr>
            <w:r w:rsidRPr="00F43B9D">
              <w:rPr>
                <w:noProof/>
                <w:rPrChange w:id="672" w:author="Christopher J. Patrick" w:date="2020-04-30T17:00:00Z">
                  <w:rPr>
                    <w:noProof/>
                    <w:sz w:val="16"/>
                    <w:szCs w:val="16"/>
                  </w:rPr>
                </w:rPrChange>
              </w:rPr>
              <w:t>canopy coverage</w:t>
            </w:r>
          </w:p>
        </w:tc>
      </w:tr>
      <w:tr w:rsidR="008A0C97" w:rsidRPr="00F43B9D" w14:paraId="1F242AF9" w14:textId="77777777" w:rsidTr="00F43B9D">
        <w:trPr>
          <w:trHeight w:val="300"/>
          <w:trPrChange w:id="673"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674" w:author="Christopher J. Patrick" w:date="2020-04-30T17:00:00Z">
              <w:tcPr>
                <w:tcW w:w="838" w:type="dxa"/>
                <w:noWrap/>
                <w:hideMark/>
              </w:tcPr>
            </w:tcPrChange>
          </w:tcPr>
          <w:p w14:paraId="0F20F11B" w14:textId="4F73FB5F" w:rsidR="008A0C97" w:rsidRPr="00F43B9D" w:rsidRDefault="006175E7" w:rsidP="008A0C97">
            <w:pPr>
              <w:contextualSpacing/>
              <w:rPr>
                <w:rFonts w:ascii="Times New Roman" w:hAnsi="Times New Roman" w:cs="Times New Roman"/>
                <w:bCs/>
                <w:noProof/>
                <w:sz w:val="24"/>
                <w:rPrChange w:id="675" w:author="Christopher J. Patrick" w:date="2020-04-30T17:00:00Z">
                  <w:rPr>
                    <w:b/>
                    <w:bCs/>
                    <w:noProof/>
                    <w:sz w:val="16"/>
                    <w:szCs w:val="16"/>
                  </w:rPr>
                </w:rPrChange>
              </w:rPr>
            </w:pPr>
            <w:r w:rsidRPr="00F43B9D">
              <w:rPr>
                <w:bCs/>
                <w:noProof/>
                <w:sz w:val="24"/>
                <w:rPrChange w:id="676" w:author="Christopher J. Patrick" w:date="2020-04-30T17:00:00Z">
                  <w:rPr>
                    <w:b/>
                    <w:bCs/>
                    <w:noProof/>
                    <w:sz w:val="16"/>
                    <w:szCs w:val="16"/>
                  </w:rPr>
                </w:rPrChange>
              </w:rPr>
              <w:t>Rip.forest</w:t>
            </w:r>
          </w:p>
        </w:tc>
        <w:tc>
          <w:tcPr>
            <w:tcW w:w="0" w:type="dxa"/>
            <w:shd w:val="clear" w:color="auto" w:fill="auto"/>
            <w:noWrap/>
            <w:hideMark/>
            <w:tcPrChange w:id="677" w:author="Christopher J. Patrick" w:date="2020-04-30T17:00:00Z">
              <w:tcPr>
                <w:tcW w:w="1520" w:type="dxa"/>
                <w:noWrap/>
                <w:hideMark/>
              </w:tcPr>
            </w:tcPrChange>
          </w:tcPr>
          <w:p w14:paraId="7DCE4C6E"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678" w:author="Christopher J. Patrick" w:date="2020-04-30T17:00:00Z">
                  <w:rPr>
                    <w:noProof/>
                    <w:sz w:val="16"/>
                    <w:szCs w:val="16"/>
                  </w:rPr>
                </w:rPrChange>
              </w:rPr>
            </w:pPr>
            <w:r w:rsidRPr="00F43B9D">
              <w:rPr>
                <w:noProof/>
                <w:rPrChange w:id="679" w:author="Christopher J. Patrick" w:date="2020-04-30T17:00:00Z">
                  <w:rPr>
                    <w:noProof/>
                    <w:sz w:val="16"/>
                    <w:szCs w:val="16"/>
                  </w:rPr>
                </w:rPrChange>
              </w:rPr>
              <w:t>%</w:t>
            </w:r>
          </w:p>
        </w:tc>
        <w:tc>
          <w:tcPr>
            <w:tcW w:w="0" w:type="dxa"/>
            <w:shd w:val="clear" w:color="auto" w:fill="auto"/>
            <w:noWrap/>
            <w:hideMark/>
            <w:tcPrChange w:id="680" w:author="Christopher J. Patrick" w:date="2020-04-30T17:00:00Z">
              <w:tcPr>
                <w:tcW w:w="7110" w:type="dxa"/>
                <w:noWrap/>
                <w:hideMark/>
              </w:tcPr>
            </w:tcPrChange>
          </w:tcPr>
          <w:p w14:paraId="6E571DEE"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681" w:author="Christopher J. Patrick" w:date="2020-04-30T17:00:00Z">
                  <w:rPr>
                    <w:noProof/>
                    <w:sz w:val="16"/>
                    <w:szCs w:val="16"/>
                  </w:rPr>
                </w:rPrChange>
              </w:rPr>
            </w:pPr>
            <w:r w:rsidRPr="00F43B9D">
              <w:rPr>
                <w:noProof/>
                <w:rPrChange w:id="682" w:author="Christopher J. Patrick" w:date="2020-04-30T17:00:00Z">
                  <w:rPr>
                    <w:noProof/>
                    <w:sz w:val="16"/>
                    <w:szCs w:val="16"/>
                  </w:rPr>
                </w:rPrChange>
              </w:rPr>
              <w:t>Riparian 100m buffer "forest", 2006 era.</w:t>
            </w:r>
          </w:p>
        </w:tc>
      </w:tr>
      <w:tr w:rsidR="008A0C97" w:rsidRPr="00F43B9D" w14:paraId="5A569BE3" w14:textId="77777777" w:rsidTr="00F43B9D">
        <w:trPr>
          <w:cnfStyle w:val="000000100000" w:firstRow="0" w:lastRow="0" w:firstColumn="0" w:lastColumn="0" w:oddVBand="0" w:evenVBand="0" w:oddHBand="1" w:evenHBand="0" w:firstRowFirstColumn="0" w:firstRowLastColumn="0" w:lastRowFirstColumn="0" w:lastRowLastColumn="0"/>
          <w:trHeight w:val="300"/>
          <w:trPrChange w:id="683"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684" w:author="Christopher J. Patrick" w:date="2020-04-30T17:00:00Z">
              <w:tcPr>
                <w:tcW w:w="838" w:type="dxa"/>
                <w:noWrap/>
                <w:hideMark/>
              </w:tcPr>
            </w:tcPrChange>
          </w:tcPr>
          <w:p w14:paraId="49916182" w14:textId="0B04FB9E" w:rsidR="008A0C97" w:rsidRPr="00F43B9D" w:rsidRDefault="006175E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685" w:author="Christopher J. Patrick" w:date="2020-04-30T17:00:00Z">
                  <w:rPr>
                    <w:b/>
                    <w:bCs/>
                    <w:noProof/>
                    <w:sz w:val="16"/>
                    <w:szCs w:val="16"/>
                  </w:rPr>
                </w:rPrChange>
              </w:rPr>
            </w:pPr>
            <w:r w:rsidRPr="00F43B9D">
              <w:rPr>
                <w:bCs/>
                <w:noProof/>
                <w:sz w:val="24"/>
                <w:rPrChange w:id="686" w:author="Christopher J. Patrick" w:date="2020-04-30T17:00:00Z">
                  <w:rPr>
                    <w:b/>
                    <w:bCs/>
                    <w:noProof/>
                    <w:sz w:val="16"/>
                    <w:szCs w:val="16"/>
                  </w:rPr>
                </w:rPrChange>
              </w:rPr>
              <w:t>AP</w:t>
            </w:r>
          </w:p>
        </w:tc>
        <w:tc>
          <w:tcPr>
            <w:tcW w:w="0" w:type="dxa"/>
            <w:shd w:val="clear" w:color="auto" w:fill="auto"/>
            <w:noWrap/>
            <w:hideMark/>
            <w:tcPrChange w:id="687" w:author="Christopher J. Patrick" w:date="2020-04-30T17:00:00Z">
              <w:tcPr>
                <w:tcW w:w="1520" w:type="dxa"/>
                <w:noWrap/>
                <w:hideMark/>
              </w:tcPr>
            </w:tcPrChange>
          </w:tcPr>
          <w:p w14:paraId="695683E7"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688" w:author="Christopher J. Patrick" w:date="2020-04-30T17:00:00Z">
                  <w:rPr>
                    <w:noProof/>
                    <w:sz w:val="16"/>
                    <w:szCs w:val="16"/>
                  </w:rPr>
                </w:rPrChange>
              </w:rPr>
            </w:pPr>
            <w:r w:rsidRPr="00F43B9D">
              <w:rPr>
                <w:noProof/>
                <w:rPrChange w:id="689" w:author="Christopher J. Patrick" w:date="2020-04-30T17:00:00Z">
                  <w:rPr>
                    <w:noProof/>
                    <w:sz w:val="16"/>
                    <w:szCs w:val="16"/>
                  </w:rPr>
                </w:rPrChange>
              </w:rPr>
              <w:t>cm</w:t>
            </w:r>
          </w:p>
        </w:tc>
        <w:tc>
          <w:tcPr>
            <w:tcW w:w="0" w:type="dxa"/>
            <w:shd w:val="clear" w:color="auto" w:fill="auto"/>
            <w:noWrap/>
            <w:hideMark/>
            <w:tcPrChange w:id="690" w:author="Christopher J. Patrick" w:date="2020-04-30T17:00:00Z">
              <w:tcPr>
                <w:tcW w:w="7110" w:type="dxa"/>
                <w:noWrap/>
                <w:hideMark/>
              </w:tcPr>
            </w:tcPrChange>
          </w:tcPr>
          <w:p w14:paraId="370F204B"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691" w:author="Christopher J. Patrick" w:date="2020-04-30T17:00:00Z">
                  <w:rPr>
                    <w:noProof/>
                    <w:sz w:val="16"/>
                    <w:szCs w:val="16"/>
                  </w:rPr>
                </w:rPrChange>
              </w:rPr>
            </w:pPr>
            <w:r w:rsidRPr="00F43B9D">
              <w:rPr>
                <w:noProof/>
                <w:rPrChange w:id="692" w:author="Christopher J. Patrick" w:date="2020-04-30T17:00:00Z">
                  <w:rPr>
                    <w:noProof/>
                    <w:sz w:val="16"/>
                    <w:szCs w:val="16"/>
                  </w:rPr>
                </w:rPrChange>
              </w:rPr>
              <w:t xml:space="preserve">Watershed mean annual precipitation: from 800m PRISM data.  30 years period of record 1971-2000. </w:t>
            </w:r>
          </w:p>
        </w:tc>
      </w:tr>
      <w:tr w:rsidR="008A0C97" w:rsidRPr="00F43B9D" w14:paraId="5C783EC9" w14:textId="77777777" w:rsidTr="00F43B9D">
        <w:trPr>
          <w:trHeight w:val="300"/>
          <w:trPrChange w:id="693"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694" w:author="Christopher J. Patrick" w:date="2020-04-30T17:00:00Z">
              <w:tcPr>
                <w:tcW w:w="838" w:type="dxa"/>
                <w:noWrap/>
                <w:hideMark/>
              </w:tcPr>
            </w:tcPrChange>
          </w:tcPr>
          <w:p w14:paraId="47A7279C" w14:textId="77777777" w:rsidR="008A0C97" w:rsidRPr="00F43B9D" w:rsidRDefault="008A0C97" w:rsidP="008A0C97">
            <w:pPr>
              <w:contextualSpacing/>
              <w:rPr>
                <w:rFonts w:ascii="Times New Roman" w:hAnsi="Times New Roman" w:cs="Times New Roman"/>
                <w:bCs/>
                <w:noProof/>
                <w:sz w:val="24"/>
                <w:rPrChange w:id="695" w:author="Christopher J. Patrick" w:date="2020-04-30T17:00:00Z">
                  <w:rPr>
                    <w:b/>
                    <w:bCs/>
                    <w:noProof/>
                    <w:sz w:val="16"/>
                    <w:szCs w:val="16"/>
                  </w:rPr>
                </w:rPrChange>
              </w:rPr>
            </w:pPr>
            <w:r w:rsidRPr="00F43B9D">
              <w:rPr>
                <w:bCs/>
                <w:noProof/>
                <w:sz w:val="24"/>
                <w:rPrChange w:id="696" w:author="Christopher J. Patrick" w:date="2020-04-30T17:00:00Z">
                  <w:rPr>
                    <w:b/>
                    <w:bCs/>
                    <w:noProof/>
                    <w:sz w:val="16"/>
                    <w:szCs w:val="16"/>
                  </w:rPr>
                </w:rPrChange>
              </w:rPr>
              <w:t>RH</w:t>
            </w:r>
          </w:p>
        </w:tc>
        <w:tc>
          <w:tcPr>
            <w:tcW w:w="0" w:type="dxa"/>
            <w:shd w:val="clear" w:color="auto" w:fill="auto"/>
            <w:noWrap/>
            <w:hideMark/>
            <w:tcPrChange w:id="697" w:author="Christopher J. Patrick" w:date="2020-04-30T17:00:00Z">
              <w:tcPr>
                <w:tcW w:w="1520" w:type="dxa"/>
                <w:noWrap/>
                <w:hideMark/>
              </w:tcPr>
            </w:tcPrChange>
          </w:tcPr>
          <w:p w14:paraId="72A764D5"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698" w:author="Christopher J. Patrick" w:date="2020-04-30T17:00:00Z">
                  <w:rPr>
                    <w:noProof/>
                    <w:sz w:val="16"/>
                    <w:szCs w:val="16"/>
                  </w:rPr>
                </w:rPrChange>
              </w:rPr>
            </w:pPr>
            <w:r w:rsidRPr="00F43B9D">
              <w:rPr>
                <w:noProof/>
                <w:rPrChange w:id="699" w:author="Christopher J. Patrick" w:date="2020-04-30T17:00:00Z">
                  <w:rPr>
                    <w:noProof/>
                    <w:sz w:val="16"/>
                    <w:szCs w:val="16"/>
                  </w:rPr>
                </w:rPrChange>
              </w:rPr>
              <w:t>%</w:t>
            </w:r>
          </w:p>
        </w:tc>
        <w:tc>
          <w:tcPr>
            <w:tcW w:w="0" w:type="dxa"/>
            <w:shd w:val="clear" w:color="auto" w:fill="auto"/>
            <w:noWrap/>
            <w:hideMark/>
            <w:tcPrChange w:id="700" w:author="Christopher J. Patrick" w:date="2020-04-30T17:00:00Z">
              <w:tcPr>
                <w:tcW w:w="7110" w:type="dxa"/>
                <w:noWrap/>
                <w:hideMark/>
              </w:tcPr>
            </w:tcPrChange>
          </w:tcPr>
          <w:p w14:paraId="1AD4456E"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701" w:author="Christopher J. Patrick" w:date="2020-04-30T17:00:00Z">
                  <w:rPr>
                    <w:noProof/>
                    <w:sz w:val="16"/>
                    <w:szCs w:val="16"/>
                  </w:rPr>
                </w:rPrChange>
              </w:rPr>
            </w:pPr>
            <w:r w:rsidRPr="00F43B9D">
              <w:rPr>
                <w:noProof/>
                <w:rPrChange w:id="702" w:author="Christopher J. Patrick" w:date="2020-04-30T17:00:00Z">
                  <w:rPr>
                    <w:noProof/>
                    <w:sz w:val="16"/>
                    <w:szCs w:val="16"/>
                  </w:rPr>
                </w:rPrChange>
              </w:rPr>
              <w:t>Watershed average relative humidity (percent), from 2km PRISM, derived from 30 years of record (1961-1990).</w:t>
            </w:r>
          </w:p>
        </w:tc>
      </w:tr>
      <w:tr w:rsidR="008A0C97" w:rsidRPr="00F43B9D" w14:paraId="349B7805" w14:textId="77777777" w:rsidTr="00F43B9D">
        <w:trPr>
          <w:cnfStyle w:val="000000100000" w:firstRow="0" w:lastRow="0" w:firstColumn="0" w:lastColumn="0" w:oddVBand="0" w:evenVBand="0" w:oddHBand="1" w:evenHBand="0" w:firstRowFirstColumn="0" w:firstRowLastColumn="0" w:lastRowFirstColumn="0" w:lastRowLastColumn="0"/>
          <w:trHeight w:val="300"/>
          <w:trPrChange w:id="703"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704" w:author="Christopher J. Patrick" w:date="2020-04-30T17:00:00Z">
              <w:tcPr>
                <w:tcW w:w="838" w:type="dxa"/>
                <w:noWrap/>
                <w:hideMark/>
              </w:tcPr>
            </w:tcPrChange>
          </w:tcPr>
          <w:p w14:paraId="0C0D9D35" w14:textId="77777777" w:rsidR="008A0C97" w:rsidRPr="00F43B9D" w:rsidRDefault="008A0C9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705" w:author="Christopher J. Patrick" w:date="2020-04-30T17:00:00Z">
                  <w:rPr>
                    <w:b/>
                    <w:bCs/>
                    <w:noProof/>
                    <w:sz w:val="16"/>
                    <w:szCs w:val="16"/>
                  </w:rPr>
                </w:rPrChange>
              </w:rPr>
            </w:pPr>
            <w:r w:rsidRPr="00F43B9D">
              <w:rPr>
                <w:bCs/>
                <w:noProof/>
                <w:sz w:val="24"/>
                <w:rPrChange w:id="706" w:author="Christopher J. Patrick" w:date="2020-04-30T17:00:00Z">
                  <w:rPr>
                    <w:b/>
                    <w:bCs/>
                    <w:noProof/>
                    <w:sz w:val="16"/>
                    <w:szCs w:val="16"/>
                  </w:rPr>
                </w:rPrChange>
              </w:rPr>
              <w:t>PET</w:t>
            </w:r>
          </w:p>
        </w:tc>
        <w:tc>
          <w:tcPr>
            <w:tcW w:w="0" w:type="dxa"/>
            <w:shd w:val="clear" w:color="auto" w:fill="auto"/>
            <w:noWrap/>
            <w:hideMark/>
            <w:tcPrChange w:id="707" w:author="Christopher J. Patrick" w:date="2020-04-30T17:00:00Z">
              <w:tcPr>
                <w:tcW w:w="1520" w:type="dxa"/>
                <w:noWrap/>
                <w:hideMark/>
              </w:tcPr>
            </w:tcPrChange>
          </w:tcPr>
          <w:p w14:paraId="0154BB39"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708" w:author="Christopher J. Patrick" w:date="2020-04-30T17:00:00Z">
                  <w:rPr>
                    <w:noProof/>
                    <w:sz w:val="16"/>
                    <w:szCs w:val="16"/>
                  </w:rPr>
                </w:rPrChange>
              </w:rPr>
            </w:pPr>
            <w:r w:rsidRPr="00F43B9D">
              <w:rPr>
                <w:noProof/>
                <w:rPrChange w:id="709" w:author="Christopher J. Patrick" w:date="2020-04-30T17:00:00Z">
                  <w:rPr>
                    <w:noProof/>
                    <w:sz w:val="16"/>
                    <w:szCs w:val="16"/>
                  </w:rPr>
                </w:rPrChange>
              </w:rPr>
              <w:t>mm/yr</w:t>
            </w:r>
          </w:p>
        </w:tc>
        <w:tc>
          <w:tcPr>
            <w:tcW w:w="0" w:type="dxa"/>
            <w:shd w:val="clear" w:color="auto" w:fill="auto"/>
            <w:noWrap/>
            <w:hideMark/>
            <w:tcPrChange w:id="710" w:author="Christopher J. Patrick" w:date="2020-04-30T17:00:00Z">
              <w:tcPr>
                <w:tcW w:w="7110" w:type="dxa"/>
                <w:noWrap/>
                <w:hideMark/>
              </w:tcPr>
            </w:tcPrChange>
          </w:tcPr>
          <w:p w14:paraId="2A9F1954"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711" w:author="Christopher J. Patrick" w:date="2020-04-30T17:00:00Z">
                  <w:rPr>
                    <w:noProof/>
                    <w:sz w:val="16"/>
                    <w:szCs w:val="16"/>
                  </w:rPr>
                </w:rPrChange>
              </w:rPr>
            </w:pPr>
            <w:r w:rsidRPr="00F43B9D">
              <w:rPr>
                <w:noProof/>
                <w:rPrChange w:id="712" w:author="Christopher J. Patrick" w:date="2020-04-30T17:00:00Z">
                  <w:rPr>
                    <w:noProof/>
                    <w:sz w:val="16"/>
                    <w:szCs w:val="16"/>
                  </w:rPr>
                </w:rPrChange>
              </w:rPr>
              <w:t xml:space="preserve">Mean-annual potential evapotranspiration (PET), estimated using the Hamon (1961) equation. </w:t>
            </w:r>
          </w:p>
        </w:tc>
      </w:tr>
      <w:tr w:rsidR="008A0C97" w:rsidRPr="00F43B9D" w14:paraId="2541925F" w14:textId="77777777" w:rsidTr="00F43B9D">
        <w:trPr>
          <w:trHeight w:val="300"/>
          <w:trPrChange w:id="713"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714" w:author="Christopher J. Patrick" w:date="2020-04-30T17:00:00Z">
              <w:tcPr>
                <w:tcW w:w="838" w:type="dxa"/>
                <w:noWrap/>
                <w:hideMark/>
              </w:tcPr>
            </w:tcPrChange>
          </w:tcPr>
          <w:p w14:paraId="4B582840" w14:textId="6CC21705" w:rsidR="008A0C97" w:rsidRPr="00F43B9D" w:rsidRDefault="006175E7" w:rsidP="008A0C97">
            <w:pPr>
              <w:contextualSpacing/>
              <w:rPr>
                <w:rFonts w:ascii="Times New Roman" w:hAnsi="Times New Roman" w:cs="Times New Roman"/>
                <w:bCs/>
                <w:noProof/>
                <w:sz w:val="24"/>
                <w:rPrChange w:id="715" w:author="Christopher J. Patrick" w:date="2020-04-30T17:00:00Z">
                  <w:rPr>
                    <w:b/>
                    <w:bCs/>
                    <w:noProof/>
                    <w:sz w:val="16"/>
                    <w:szCs w:val="16"/>
                  </w:rPr>
                </w:rPrChange>
              </w:rPr>
            </w:pPr>
            <w:r w:rsidRPr="00F43B9D">
              <w:rPr>
                <w:bCs/>
                <w:noProof/>
                <w:sz w:val="24"/>
                <w:rPrChange w:id="716" w:author="Christopher J. Patrick" w:date="2020-04-30T17:00:00Z">
                  <w:rPr>
                    <w:b/>
                    <w:bCs/>
                    <w:noProof/>
                    <w:sz w:val="16"/>
                    <w:szCs w:val="16"/>
                  </w:rPr>
                </w:rPrChange>
              </w:rPr>
              <w:t>Bas.dev</w:t>
            </w:r>
          </w:p>
        </w:tc>
        <w:tc>
          <w:tcPr>
            <w:tcW w:w="0" w:type="dxa"/>
            <w:shd w:val="clear" w:color="auto" w:fill="auto"/>
            <w:noWrap/>
            <w:hideMark/>
            <w:tcPrChange w:id="717" w:author="Christopher J. Patrick" w:date="2020-04-30T17:00:00Z">
              <w:tcPr>
                <w:tcW w:w="1520" w:type="dxa"/>
                <w:noWrap/>
                <w:hideMark/>
              </w:tcPr>
            </w:tcPrChange>
          </w:tcPr>
          <w:p w14:paraId="100D0BF0"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718" w:author="Christopher J. Patrick" w:date="2020-04-30T17:00:00Z">
                  <w:rPr>
                    <w:noProof/>
                    <w:sz w:val="16"/>
                    <w:szCs w:val="16"/>
                  </w:rPr>
                </w:rPrChange>
              </w:rPr>
            </w:pPr>
            <w:r w:rsidRPr="00F43B9D">
              <w:rPr>
                <w:noProof/>
                <w:rPrChange w:id="719" w:author="Christopher J. Patrick" w:date="2020-04-30T17:00:00Z">
                  <w:rPr>
                    <w:noProof/>
                    <w:sz w:val="16"/>
                    <w:szCs w:val="16"/>
                  </w:rPr>
                </w:rPrChange>
              </w:rPr>
              <w:t>%</w:t>
            </w:r>
          </w:p>
        </w:tc>
        <w:tc>
          <w:tcPr>
            <w:tcW w:w="0" w:type="dxa"/>
            <w:shd w:val="clear" w:color="auto" w:fill="auto"/>
            <w:noWrap/>
            <w:hideMark/>
            <w:tcPrChange w:id="720" w:author="Christopher J. Patrick" w:date="2020-04-30T17:00:00Z">
              <w:tcPr>
                <w:tcW w:w="7110" w:type="dxa"/>
                <w:noWrap/>
                <w:hideMark/>
              </w:tcPr>
            </w:tcPrChange>
          </w:tcPr>
          <w:p w14:paraId="5F8FA88A"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721" w:author="Christopher J. Patrick" w:date="2020-04-30T17:00:00Z">
                  <w:rPr>
                    <w:noProof/>
                    <w:sz w:val="16"/>
                    <w:szCs w:val="16"/>
                  </w:rPr>
                </w:rPrChange>
              </w:rPr>
            </w:pPr>
            <w:r w:rsidRPr="00F43B9D">
              <w:rPr>
                <w:noProof/>
                <w:rPrChange w:id="722" w:author="Christopher J. Patrick" w:date="2020-04-30T17:00:00Z">
                  <w:rPr>
                    <w:noProof/>
                    <w:sz w:val="16"/>
                    <w:szCs w:val="16"/>
                  </w:rPr>
                </w:rPrChange>
              </w:rPr>
              <w:t>Watershed percent "developed" (urban), 2006 era</w:t>
            </w:r>
          </w:p>
        </w:tc>
      </w:tr>
      <w:tr w:rsidR="008A0C97" w:rsidRPr="00F43B9D" w14:paraId="1382F3CB" w14:textId="77777777" w:rsidTr="00F43B9D">
        <w:trPr>
          <w:cnfStyle w:val="000000100000" w:firstRow="0" w:lastRow="0" w:firstColumn="0" w:lastColumn="0" w:oddVBand="0" w:evenVBand="0" w:oddHBand="1" w:evenHBand="0" w:firstRowFirstColumn="0" w:firstRowLastColumn="0" w:lastRowFirstColumn="0" w:lastRowLastColumn="0"/>
          <w:trHeight w:val="300"/>
          <w:trPrChange w:id="723"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724" w:author="Christopher J. Patrick" w:date="2020-04-30T17:00:00Z">
              <w:tcPr>
                <w:tcW w:w="838" w:type="dxa"/>
                <w:noWrap/>
                <w:hideMark/>
              </w:tcPr>
            </w:tcPrChange>
          </w:tcPr>
          <w:p w14:paraId="5F9910FD" w14:textId="32D63476" w:rsidR="008A0C97" w:rsidRPr="00F43B9D" w:rsidRDefault="006175E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725" w:author="Christopher J. Patrick" w:date="2020-04-30T17:00:00Z">
                  <w:rPr>
                    <w:b/>
                    <w:bCs/>
                    <w:noProof/>
                    <w:sz w:val="16"/>
                    <w:szCs w:val="16"/>
                  </w:rPr>
                </w:rPrChange>
              </w:rPr>
            </w:pPr>
            <w:r w:rsidRPr="00F43B9D">
              <w:rPr>
                <w:bCs/>
                <w:noProof/>
                <w:sz w:val="24"/>
                <w:rPrChange w:id="726" w:author="Christopher J. Patrick" w:date="2020-04-30T17:00:00Z">
                  <w:rPr>
                    <w:b/>
                    <w:bCs/>
                    <w:noProof/>
                    <w:sz w:val="16"/>
                    <w:szCs w:val="16"/>
                  </w:rPr>
                </w:rPrChange>
              </w:rPr>
              <w:t>Bas.forest</w:t>
            </w:r>
          </w:p>
        </w:tc>
        <w:tc>
          <w:tcPr>
            <w:tcW w:w="0" w:type="dxa"/>
            <w:shd w:val="clear" w:color="auto" w:fill="auto"/>
            <w:noWrap/>
            <w:hideMark/>
            <w:tcPrChange w:id="727" w:author="Christopher J. Patrick" w:date="2020-04-30T17:00:00Z">
              <w:tcPr>
                <w:tcW w:w="1520" w:type="dxa"/>
                <w:noWrap/>
                <w:hideMark/>
              </w:tcPr>
            </w:tcPrChange>
          </w:tcPr>
          <w:p w14:paraId="0E2DA8E2"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728" w:author="Christopher J. Patrick" w:date="2020-04-30T17:00:00Z">
                  <w:rPr>
                    <w:noProof/>
                    <w:sz w:val="16"/>
                    <w:szCs w:val="16"/>
                  </w:rPr>
                </w:rPrChange>
              </w:rPr>
            </w:pPr>
            <w:r w:rsidRPr="00F43B9D">
              <w:rPr>
                <w:noProof/>
                <w:rPrChange w:id="729" w:author="Christopher J. Patrick" w:date="2020-04-30T17:00:00Z">
                  <w:rPr>
                    <w:noProof/>
                    <w:sz w:val="16"/>
                    <w:szCs w:val="16"/>
                  </w:rPr>
                </w:rPrChange>
              </w:rPr>
              <w:t>%</w:t>
            </w:r>
          </w:p>
        </w:tc>
        <w:tc>
          <w:tcPr>
            <w:tcW w:w="0" w:type="dxa"/>
            <w:shd w:val="clear" w:color="auto" w:fill="auto"/>
            <w:noWrap/>
            <w:hideMark/>
            <w:tcPrChange w:id="730" w:author="Christopher J. Patrick" w:date="2020-04-30T17:00:00Z">
              <w:tcPr>
                <w:tcW w:w="7110" w:type="dxa"/>
                <w:noWrap/>
                <w:hideMark/>
              </w:tcPr>
            </w:tcPrChange>
          </w:tcPr>
          <w:p w14:paraId="08B499F5"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731" w:author="Christopher J. Patrick" w:date="2020-04-30T17:00:00Z">
                  <w:rPr>
                    <w:noProof/>
                    <w:sz w:val="16"/>
                    <w:szCs w:val="16"/>
                  </w:rPr>
                </w:rPrChange>
              </w:rPr>
            </w:pPr>
            <w:r w:rsidRPr="00F43B9D">
              <w:rPr>
                <w:noProof/>
                <w:rPrChange w:id="732" w:author="Christopher J. Patrick" w:date="2020-04-30T17:00:00Z">
                  <w:rPr>
                    <w:noProof/>
                    <w:sz w:val="16"/>
                    <w:szCs w:val="16"/>
                  </w:rPr>
                </w:rPrChange>
              </w:rPr>
              <w:t>Watershed percent "forest", 2006 era</w:t>
            </w:r>
          </w:p>
        </w:tc>
      </w:tr>
      <w:tr w:rsidR="008A0C97" w:rsidRPr="00F43B9D" w14:paraId="6DEE218D" w14:textId="77777777" w:rsidTr="00F43B9D">
        <w:trPr>
          <w:trHeight w:val="300"/>
          <w:trPrChange w:id="733"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734" w:author="Christopher J. Patrick" w:date="2020-04-30T17:00:00Z">
              <w:tcPr>
                <w:tcW w:w="838" w:type="dxa"/>
                <w:noWrap/>
                <w:hideMark/>
              </w:tcPr>
            </w:tcPrChange>
          </w:tcPr>
          <w:p w14:paraId="21CF7788" w14:textId="545ED754" w:rsidR="008A0C97" w:rsidRPr="00F43B9D" w:rsidRDefault="006175E7" w:rsidP="008A0C97">
            <w:pPr>
              <w:contextualSpacing/>
              <w:rPr>
                <w:rFonts w:ascii="Times New Roman" w:hAnsi="Times New Roman" w:cs="Times New Roman"/>
                <w:bCs/>
                <w:noProof/>
                <w:sz w:val="24"/>
                <w:rPrChange w:id="735" w:author="Christopher J. Patrick" w:date="2020-04-30T17:00:00Z">
                  <w:rPr>
                    <w:b/>
                    <w:bCs/>
                    <w:noProof/>
                    <w:sz w:val="16"/>
                    <w:szCs w:val="16"/>
                  </w:rPr>
                </w:rPrChange>
              </w:rPr>
            </w:pPr>
            <w:r w:rsidRPr="00F43B9D">
              <w:rPr>
                <w:bCs/>
                <w:noProof/>
                <w:sz w:val="24"/>
                <w:rPrChange w:id="736" w:author="Christopher J. Patrick" w:date="2020-04-30T17:00:00Z">
                  <w:rPr>
                    <w:b/>
                    <w:bCs/>
                    <w:noProof/>
                    <w:sz w:val="16"/>
                    <w:szCs w:val="16"/>
                  </w:rPr>
                </w:rPrChange>
              </w:rPr>
              <w:t>Bas.plant</w:t>
            </w:r>
          </w:p>
        </w:tc>
        <w:tc>
          <w:tcPr>
            <w:tcW w:w="0" w:type="dxa"/>
            <w:shd w:val="clear" w:color="auto" w:fill="auto"/>
            <w:noWrap/>
            <w:hideMark/>
            <w:tcPrChange w:id="737" w:author="Christopher J. Patrick" w:date="2020-04-30T17:00:00Z">
              <w:tcPr>
                <w:tcW w:w="1520" w:type="dxa"/>
                <w:noWrap/>
                <w:hideMark/>
              </w:tcPr>
            </w:tcPrChange>
          </w:tcPr>
          <w:p w14:paraId="2F296C82"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738" w:author="Christopher J. Patrick" w:date="2020-04-30T17:00:00Z">
                  <w:rPr>
                    <w:noProof/>
                    <w:sz w:val="16"/>
                    <w:szCs w:val="16"/>
                  </w:rPr>
                </w:rPrChange>
              </w:rPr>
            </w:pPr>
            <w:r w:rsidRPr="00F43B9D">
              <w:rPr>
                <w:noProof/>
                <w:rPrChange w:id="739" w:author="Christopher J. Patrick" w:date="2020-04-30T17:00:00Z">
                  <w:rPr>
                    <w:noProof/>
                    <w:sz w:val="16"/>
                    <w:szCs w:val="16"/>
                  </w:rPr>
                </w:rPrChange>
              </w:rPr>
              <w:t>%</w:t>
            </w:r>
          </w:p>
        </w:tc>
        <w:tc>
          <w:tcPr>
            <w:tcW w:w="0" w:type="dxa"/>
            <w:shd w:val="clear" w:color="auto" w:fill="auto"/>
            <w:noWrap/>
            <w:hideMark/>
            <w:tcPrChange w:id="740" w:author="Christopher J. Patrick" w:date="2020-04-30T17:00:00Z">
              <w:tcPr>
                <w:tcW w:w="7110" w:type="dxa"/>
                <w:noWrap/>
                <w:hideMark/>
              </w:tcPr>
            </w:tcPrChange>
          </w:tcPr>
          <w:p w14:paraId="6334715E"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741" w:author="Christopher J. Patrick" w:date="2020-04-30T17:00:00Z">
                  <w:rPr>
                    <w:noProof/>
                    <w:sz w:val="16"/>
                    <w:szCs w:val="16"/>
                  </w:rPr>
                </w:rPrChange>
              </w:rPr>
            </w:pPr>
            <w:r w:rsidRPr="00F43B9D">
              <w:rPr>
                <w:noProof/>
                <w:rPrChange w:id="742" w:author="Christopher J. Patrick" w:date="2020-04-30T17:00:00Z">
                  <w:rPr>
                    <w:noProof/>
                    <w:sz w:val="16"/>
                    <w:szCs w:val="16"/>
                  </w:rPr>
                </w:rPrChange>
              </w:rPr>
              <w:t>Watershed percent "planted/cultivated" (agriculture), 2006 era</w:t>
            </w:r>
          </w:p>
        </w:tc>
      </w:tr>
      <w:tr w:rsidR="008A0C97" w:rsidRPr="00F43B9D" w14:paraId="75B10419" w14:textId="77777777" w:rsidTr="00F43B9D">
        <w:trPr>
          <w:cnfStyle w:val="000000100000" w:firstRow="0" w:lastRow="0" w:firstColumn="0" w:lastColumn="0" w:oddVBand="0" w:evenVBand="0" w:oddHBand="1" w:evenHBand="0" w:firstRowFirstColumn="0" w:firstRowLastColumn="0" w:lastRowFirstColumn="0" w:lastRowLastColumn="0"/>
          <w:trHeight w:val="300"/>
          <w:trPrChange w:id="743"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744" w:author="Christopher J. Patrick" w:date="2020-04-30T17:00:00Z">
              <w:tcPr>
                <w:tcW w:w="838" w:type="dxa"/>
                <w:noWrap/>
                <w:hideMark/>
              </w:tcPr>
            </w:tcPrChange>
          </w:tcPr>
          <w:p w14:paraId="638A0878" w14:textId="6A2963AB" w:rsidR="008A0C97" w:rsidRPr="00F43B9D" w:rsidRDefault="006175E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745" w:author="Christopher J. Patrick" w:date="2020-04-30T17:00:00Z">
                  <w:rPr>
                    <w:b/>
                    <w:bCs/>
                    <w:noProof/>
                    <w:sz w:val="16"/>
                    <w:szCs w:val="16"/>
                  </w:rPr>
                </w:rPrChange>
              </w:rPr>
            </w:pPr>
            <w:r w:rsidRPr="00F43B9D">
              <w:rPr>
                <w:bCs/>
                <w:noProof/>
                <w:sz w:val="24"/>
                <w:rPrChange w:id="746" w:author="Christopher J. Patrick" w:date="2020-04-30T17:00:00Z">
                  <w:rPr>
                    <w:b/>
                    <w:bCs/>
                    <w:noProof/>
                    <w:sz w:val="16"/>
                    <w:szCs w:val="16"/>
                  </w:rPr>
                </w:rPrChange>
              </w:rPr>
              <w:t>Soil.Perm</w:t>
            </w:r>
          </w:p>
        </w:tc>
        <w:tc>
          <w:tcPr>
            <w:tcW w:w="0" w:type="dxa"/>
            <w:shd w:val="clear" w:color="auto" w:fill="auto"/>
            <w:noWrap/>
            <w:hideMark/>
            <w:tcPrChange w:id="747" w:author="Christopher J. Patrick" w:date="2020-04-30T17:00:00Z">
              <w:tcPr>
                <w:tcW w:w="1520" w:type="dxa"/>
                <w:noWrap/>
                <w:hideMark/>
              </w:tcPr>
            </w:tcPrChange>
          </w:tcPr>
          <w:p w14:paraId="4173D350"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748" w:author="Christopher J. Patrick" w:date="2020-04-30T17:00:00Z">
                  <w:rPr>
                    <w:noProof/>
                    <w:sz w:val="16"/>
                    <w:szCs w:val="16"/>
                  </w:rPr>
                </w:rPrChange>
              </w:rPr>
            </w:pPr>
            <w:r w:rsidRPr="00F43B9D">
              <w:rPr>
                <w:noProof/>
                <w:rPrChange w:id="749" w:author="Christopher J. Patrick" w:date="2020-04-30T17:00:00Z">
                  <w:rPr>
                    <w:noProof/>
                    <w:sz w:val="16"/>
                    <w:szCs w:val="16"/>
                  </w:rPr>
                </w:rPrChange>
              </w:rPr>
              <w:t>cm/hr</w:t>
            </w:r>
          </w:p>
        </w:tc>
        <w:tc>
          <w:tcPr>
            <w:tcW w:w="0" w:type="dxa"/>
            <w:shd w:val="clear" w:color="auto" w:fill="auto"/>
            <w:noWrap/>
            <w:hideMark/>
            <w:tcPrChange w:id="750" w:author="Christopher J. Patrick" w:date="2020-04-30T17:00:00Z">
              <w:tcPr>
                <w:tcW w:w="7110" w:type="dxa"/>
                <w:noWrap/>
                <w:hideMark/>
              </w:tcPr>
            </w:tcPrChange>
          </w:tcPr>
          <w:p w14:paraId="137E773C"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751" w:author="Christopher J. Patrick" w:date="2020-04-30T17:00:00Z">
                  <w:rPr>
                    <w:noProof/>
                    <w:sz w:val="16"/>
                    <w:szCs w:val="16"/>
                  </w:rPr>
                </w:rPrChange>
              </w:rPr>
            </w:pPr>
            <w:r w:rsidRPr="00F43B9D">
              <w:rPr>
                <w:noProof/>
                <w:rPrChange w:id="752" w:author="Christopher J. Patrick" w:date="2020-04-30T17:00:00Z">
                  <w:rPr>
                    <w:noProof/>
                    <w:sz w:val="16"/>
                    <w:szCs w:val="16"/>
                  </w:rPr>
                </w:rPrChange>
              </w:rPr>
              <w:t>Average soil permeability</w:t>
            </w:r>
          </w:p>
        </w:tc>
      </w:tr>
      <w:tr w:rsidR="008A0C97" w:rsidRPr="00F43B9D" w14:paraId="5C60E556" w14:textId="77777777" w:rsidTr="00F43B9D">
        <w:trPr>
          <w:trHeight w:val="300"/>
          <w:trPrChange w:id="753"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754" w:author="Christopher J. Patrick" w:date="2020-04-30T17:00:00Z">
              <w:tcPr>
                <w:tcW w:w="838" w:type="dxa"/>
                <w:noWrap/>
                <w:hideMark/>
              </w:tcPr>
            </w:tcPrChange>
          </w:tcPr>
          <w:p w14:paraId="22F721FA" w14:textId="4D57AA59" w:rsidR="008A0C97" w:rsidRPr="00F43B9D" w:rsidRDefault="008A0C97" w:rsidP="008A0C97">
            <w:pPr>
              <w:contextualSpacing/>
              <w:rPr>
                <w:rFonts w:ascii="Times New Roman" w:hAnsi="Times New Roman" w:cs="Times New Roman"/>
                <w:bCs/>
                <w:noProof/>
                <w:sz w:val="24"/>
                <w:rPrChange w:id="755" w:author="Christopher J. Patrick" w:date="2020-04-30T17:00:00Z">
                  <w:rPr>
                    <w:b/>
                    <w:bCs/>
                    <w:noProof/>
                    <w:sz w:val="16"/>
                    <w:szCs w:val="16"/>
                  </w:rPr>
                </w:rPrChange>
              </w:rPr>
            </w:pPr>
            <w:r w:rsidRPr="00F43B9D">
              <w:rPr>
                <w:bCs/>
                <w:noProof/>
                <w:sz w:val="24"/>
                <w:rPrChange w:id="756" w:author="Christopher J. Patrick" w:date="2020-04-30T17:00:00Z">
                  <w:rPr>
                    <w:b/>
                    <w:bCs/>
                    <w:noProof/>
                    <w:sz w:val="16"/>
                    <w:szCs w:val="16"/>
                  </w:rPr>
                </w:rPrChange>
              </w:rPr>
              <w:t>S</w:t>
            </w:r>
            <w:r w:rsidR="006175E7" w:rsidRPr="00F43B9D">
              <w:rPr>
                <w:bCs/>
                <w:noProof/>
                <w:sz w:val="24"/>
                <w:rPrChange w:id="757" w:author="Christopher J. Patrick" w:date="2020-04-30T17:00:00Z">
                  <w:rPr>
                    <w:b/>
                    <w:bCs/>
                    <w:noProof/>
                    <w:sz w:val="16"/>
                    <w:szCs w:val="16"/>
                  </w:rPr>
                </w:rPrChange>
              </w:rPr>
              <w:t>oil</w:t>
            </w:r>
            <w:r w:rsidRPr="00F43B9D">
              <w:rPr>
                <w:bCs/>
                <w:noProof/>
                <w:sz w:val="24"/>
                <w:rPrChange w:id="758" w:author="Christopher J. Patrick" w:date="2020-04-30T17:00:00Z">
                  <w:rPr>
                    <w:b/>
                    <w:bCs/>
                    <w:noProof/>
                    <w:sz w:val="16"/>
                    <w:szCs w:val="16"/>
                  </w:rPr>
                </w:rPrChange>
              </w:rPr>
              <w:t>.O</w:t>
            </w:r>
            <w:r w:rsidR="006175E7" w:rsidRPr="00F43B9D">
              <w:rPr>
                <w:bCs/>
                <w:noProof/>
                <w:sz w:val="24"/>
                <w:rPrChange w:id="759" w:author="Christopher J. Patrick" w:date="2020-04-30T17:00:00Z">
                  <w:rPr>
                    <w:b/>
                    <w:bCs/>
                    <w:noProof/>
                    <w:sz w:val="16"/>
                    <w:szCs w:val="16"/>
                  </w:rPr>
                </w:rPrChange>
              </w:rPr>
              <w:t>rg</w:t>
            </w:r>
          </w:p>
        </w:tc>
        <w:tc>
          <w:tcPr>
            <w:tcW w:w="0" w:type="dxa"/>
            <w:shd w:val="clear" w:color="auto" w:fill="auto"/>
            <w:noWrap/>
            <w:hideMark/>
            <w:tcPrChange w:id="760" w:author="Christopher J. Patrick" w:date="2020-04-30T17:00:00Z">
              <w:tcPr>
                <w:tcW w:w="1520" w:type="dxa"/>
                <w:noWrap/>
                <w:hideMark/>
              </w:tcPr>
            </w:tcPrChange>
          </w:tcPr>
          <w:p w14:paraId="7DDF4710"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761" w:author="Christopher J. Patrick" w:date="2020-04-30T17:00:00Z">
                  <w:rPr>
                    <w:noProof/>
                    <w:sz w:val="16"/>
                    <w:szCs w:val="16"/>
                  </w:rPr>
                </w:rPrChange>
              </w:rPr>
            </w:pPr>
            <w:r w:rsidRPr="00F43B9D">
              <w:rPr>
                <w:noProof/>
                <w:rPrChange w:id="762" w:author="Christopher J. Patrick" w:date="2020-04-30T17:00:00Z">
                  <w:rPr>
                    <w:noProof/>
                    <w:sz w:val="16"/>
                    <w:szCs w:val="16"/>
                  </w:rPr>
                </w:rPrChange>
              </w:rPr>
              <w:t>%</w:t>
            </w:r>
          </w:p>
        </w:tc>
        <w:tc>
          <w:tcPr>
            <w:tcW w:w="0" w:type="dxa"/>
            <w:shd w:val="clear" w:color="auto" w:fill="auto"/>
            <w:noWrap/>
            <w:hideMark/>
            <w:tcPrChange w:id="763" w:author="Christopher J. Patrick" w:date="2020-04-30T17:00:00Z">
              <w:tcPr>
                <w:tcW w:w="7110" w:type="dxa"/>
                <w:noWrap/>
                <w:hideMark/>
              </w:tcPr>
            </w:tcPrChange>
          </w:tcPr>
          <w:p w14:paraId="79B62972"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764" w:author="Christopher J. Patrick" w:date="2020-04-30T17:00:00Z">
                  <w:rPr>
                    <w:noProof/>
                    <w:sz w:val="16"/>
                    <w:szCs w:val="16"/>
                  </w:rPr>
                </w:rPrChange>
              </w:rPr>
            </w:pPr>
            <w:r w:rsidRPr="00F43B9D">
              <w:rPr>
                <w:noProof/>
                <w:rPrChange w:id="765" w:author="Christopher J. Patrick" w:date="2020-04-30T17:00:00Z">
                  <w:rPr>
                    <w:noProof/>
                    <w:sz w:val="16"/>
                    <w:szCs w:val="16"/>
                  </w:rPr>
                </w:rPrChange>
              </w:rPr>
              <w:t>Average value of soil organic matter content (percent by weight)</w:t>
            </w:r>
          </w:p>
        </w:tc>
      </w:tr>
      <w:tr w:rsidR="008A0C97" w:rsidRPr="00F43B9D" w14:paraId="2BF3DF19" w14:textId="77777777" w:rsidTr="00F43B9D">
        <w:trPr>
          <w:cnfStyle w:val="000000100000" w:firstRow="0" w:lastRow="0" w:firstColumn="0" w:lastColumn="0" w:oddVBand="0" w:evenVBand="0" w:oddHBand="1" w:evenHBand="0" w:firstRowFirstColumn="0" w:firstRowLastColumn="0" w:lastRowFirstColumn="0" w:lastRowLastColumn="0"/>
          <w:trHeight w:val="300"/>
          <w:trPrChange w:id="766"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767" w:author="Christopher J. Patrick" w:date="2020-04-30T17:00:00Z">
              <w:tcPr>
                <w:tcW w:w="838" w:type="dxa"/>
                <w:noWrap/>
                <w:hideMark/>
              </w:tcPr>
            </w:tcPrChange>
          </w:tcPr>
          <w:p w14:paraId="0C4AF5E1" w14:textId="5BC9915F" w:rsidR="008A0C97" w:rsidRPr="00F43B9D" w:rsidRDefault="008A0C9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768" w:author="Christopher J. Patrick" w:date="2020-04-30T17:00:00Z">
                  <w:rPr>
                    <w:b/>
                    <w:bCs/>
                    <w:noProof/>
                    <w:sz w:val="16"/>
                    <w:szCs w:val="16"/>
                  </w:rPr>
                </w:rPrChange>
              </w:rPr>
            </w:pPr>
            <w:r w:rsidRPr="00F43B9D">
              <w:rPr>
                <w:bCs/>
                <w:noProof/>
                <w:sz w:val="24"/>
                <w:rPrChange w:id="769" w:author="Christopher J. Patrick" w:date="2020-04-30T17:00:00Z">
                  <w:rPr>
                    <w:b/>
                    <w:bCs/>
                    <w:noProof/>
                    <w:sz w:val="16"/>
                    <w:szCs w:val="16"/>
                  </w:rPr>
                </w:rPrChange>
              </w:rPr>
              <w:t>R</w:t>
            </w:r>
            <w:r w:rsidR="006175E7" w:rsidRPr="00F43B9D">
              <w:rPr>
                <w:bCs/>
                <w:noProof/>
                <w:sz w:val="24"/>
                <w:rPrChange w:id="770" w:author="Christopher J. Patrick" w:date="2020-04-30T17:00:00Z">
                  <w:rPr>
                    <w:b/>
                    <w:bCs/>
                    <w:noProof/>
                    <w:sz w:val="16"/>
                    <w:szCs w:val="16"/>
                  </w:rPr>
                </w:rPrChange>
              </w:rPr>
              <w:t>unoff</w:t>
            </w:r>
          </w:p>
        </w:tc>
        <w:tc>
          <w:tcPr>
            <w:tcW w:w="0" w:type="dxa"/>
            <w:shd w:val="clear" w:color="auto" w:fill="auto"/>
            <w:noWrap/>
            <w:hideMark/>
            <w:tcPrChange w:id="771" w:author="Christopher J. Patrick" w:date="2020-04-30T17:00:00Z">
              <w:tcPr>
                <w:tcW w:w="1520" w:type="dxa"/>
                <w:noWrap/>
                <w:hideMark/>
              </w:tcPr>
            </w:tcPrChange>
          </w:tcPr>
          <w:p w14:paraId="32C75FDA"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772" w:author="Christopher J. Patrick" w:date="2020-04-30T17:00:00Z">
                  <w:rPr>
                    <w:noProof/>
                    <w:sz w:val="16"/>
                    <w:szCs w:val="16"/>
                  </w:rPr>
                </w:rPrChange>
              </w:rPr>
            </w:pPr>
            <w:r w:rsidRPr="00F43B9D">
              <w:rPr>
                <w:noProof/>
                <w:rPrChange w:id="773" w:author="Christopher J. Patrick" w:date="2020-04-30T17:00:00Z">
                  <w:rPr>
                    <w:noProof/>
                    <w:sz w:val="16"/>
                    <w:szCs w:val="16"/>
                  </w:rPr>
                </w:rPrChange>
              </w:rPr>
              <w:t>100s ft-tonf in/h/ac/yr</w:t>
            </w:r>
          </w:p>
        </w:tc>
        <w:tc>
          <w:tcPr>
            <w:tcW w:w="0" w:type="dxa"/>
            <w:shd w:val="clear" w:color="auto" w:fill="auto"/>
            <w:noWrap/>
            <w:hideMark/>
            <w:tcPrChange w:id="774" w:author="Christopher J. Patrick" w:date="2020-04-30T17:00:00Z">
              <w:tcPr>
                <w:tcW w:w="7110" w:type="dxa"/>
                <w:noWrap/>
                <w:hideMark/>
              </w:tcPr>
            </w:tcPrChange>
          </w:tcPr>
          <w:p w14:paraId="25B500FE"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775" w:author="Christopher J. Patrick" w:date="2020-04-30T17:00:00Z">
                  <w:rPr>
                    <w:noProof/>
                    <w:sz w:val="16"/>
                    <w:szCs w:val="16"/>
                  </w:rPr>
                </w:rPrChange>
              </w:rPr>
            </w:pPr>
            <w:r w:rsidRPr="00F43B9D">
              <w:rPr>
                <w:noProof/>
                <w:rPrChange w:id="776" w:author="Christopher J. Patrick" w:date="2020-04-30T17:00:00Z">
                  <w:rPr>
                    <w:noProof/>
                    <w:sz w:val="16"/>
                    <w:szCs w:val="16"/>
                  </w:rPr>
                </w:rPrChange>
              </w:rPr>
              <w:t>Rainfall and Runoff factor ("R factor" of Universal Soil Loss Equation); average annual value for period 1971-2000</w:t>
            </w:r>
          </w:p>
        </w:tc>
      </w:tr>
      <w:tr w:rsidR="008A0C97" w:rsidRPr="00F43B9D" w14:paraId="616C7021" w14:textId="77777777" w:rsidTr="00F43B9D">
        <w:trPr>
          <w:trHeight w:val="300"/>
          <w:trPrChange w:id="777"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778" w:author="Christopher J. Patrick" w:date="2020-04-30T17:00:00Z">
              <w:tcPr>
                <w:tcW w:w="838" w:type="dxa"/>
                <w:noWrap/>
                <w:hideMark/>
              </w:tcPr>
            </w:tcPrChange>
          </w:tcPr>
          <w:p w14:paraId="45C29F38" w14:textId="6830F5C9" w:rsidR="008A0C97" w:rsidRPr="00F43B9D" w:rsidRDefault="008A0C97" w:rsidP="008A0C97">
            <w:pPr>
              <w:contextualSpacing/>
              <w:rPr>
                <w:rFonts w:ascii="Times New Roman" w:hAnsi="Times New Roman" w:cs="Times New Roman"/>
                <w:bCs/>
                <w:noProof/>
                <w:sz w:val="24"/>
                <w:rPrChange w:id="779" w:author="Christopher J. Patrick" w:date="2020-04-30T17:00:00Z">
                  <w:rPr>
                    <w:b/>
                    <w:bCs/>
                    <w:noProof/>
                    <w:sz w:val="16"/>
                    <w:szCs w:val="16"/>
                  </w:rPr>
                </w:rPrChange>
              </w:rPr>
            </w:pPr>
            <w:r w:rsidRPr="00F43B9D">
              <w:rPr>
                <w:bCs/>
                <w:noProof/>
                <w:sz w:val="24"/>
                <w:rPrChange w:id="780" w:author="Christopher J. Patrick" w:date="2020-04-30T17:00:00Z">
                  <w:rPr>
                    <w:b/>
                    <w:bCs/>
                    <w:noProof/>
                    <w:sz w:val="16"/>
                    <w:szCs w:val="16"/>
                  </w:rPr>
                </w:rPrChange>
              </w:rPr>
              <w:lastRenderedPageBreak/>
              <w:t>F</w:t>
            </w:r>
            <w:r w:rsidR="006175E7" w:rsidRPr="00F43B9D">
              <w:rPr>
                <w:bCs/>
                <w:noProof/>
                <w:sz w:val="24"/>
                <w:rPrChange w:id="781" w:author="Christopher J. Patrick" w:date="2020-04-30T17:00:00Z">
                  <w:rPr>
                    <w:b/>
                    <w:bCs/>
                    <w:noProof/>
                    <w:sz w:val="16"/>
                    <w:szCs w:val="16"/>
                  </w:rPr>
                </w:rPrChange>
              </w:rPr>
              <w:t>I</w:t>
            </w:r>
          </w:p>
        </w:tc>
        <w:tc>
          <w:tcPr>
            <w:tcW w:w="0" w:type="dxa"/>
            <w:shd w:val="clear" w:color="auto" w:fill="auto"/>
            <w:noWrap/>
            <w:hideMark/>
            <w:tcPrChange w:id="782" w:author="Christopher J. Patrick" w:date="2020-04-30T17:00:00Z">
              <w:tcPr>
                <w:tcW w:w="1520" w:type="dxa"/>
                <w:noWrap/>
                <w:hideMark/>
              </w:tcPr>
            </w:tcPrChange>
          </w:tcPr>
          <w:p w14:paraId="5662F8B7"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783" w:author="Christopher J. Patrick" w:date="2020-04-30T17:00:00Z">
                  <w:rPr>
                    <w:noProof/>
                    <w:sz w:val="16"/>
                    <w:szCs w:val="16"/>
                  </w:rPr>
                </w:rPrChange>
              </w:rPr>
            </w:pPr>
            <w:r w:rsidRPr="00F43B9D">
              <w:rPr>
                <w:noProof/>
                <w:rPrChange w:id="784" w:author="Christopher J. Patrick" w:date="2020-04-30T17:00:00Z">
                  <w:rPr>
                    <w:noProof/>
                    <w:sz w:val="16"/>
                    <w:szCs w:val="16"/>
                  </w:rPr>
                </w:rPrChange>
              </w:rPr>
              <w:t>ratio</w:t>
            </w:r>
          </w:p>
        </w:tc>
        <w:tc>
          <w:tcPr>
            <w:tcW w:w="0" w:type="dxa"/>
            <w:shd w:val="clear" w:color="auto" w:fill="auto"/>
            <w:noWrap/>
            <w:hideMark/>
            <w:tcPrChange w:id="785" w:author="Christopher J. Patrick" w:date="2020-04-30T17:00:00Z">
              <w:tcPr>
                <w:tcW w:w="7110" w:type="dxa"/>
                <w:noWrap/>
                <w:hideMark/>
              </w:tcPr>
            </w:tcPrChange>
          </w:tcPr>
          <w:p w14:paraId="2DEC685C"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786" w:author="Christopher J. Patrick" w:date="2020-04-30T17:00:00Z">
                  <w:rPr>
                    <w:noProof/>
                    <w:sz w:val="16"/>
                    <w:szCs w:val="16"/>
                  </w:rPr>
                </w:rPrChange>
              </w:rPr>
            </w:pPr>
            <w:r w:rsidRPr="00F43B9D">
              <w:rPr>
                <w:noProof/>
                <w:rPrChange w:id="787" w:author="Christopher J. Patrick" w:date="2020-04-30T17:00:00Z">
                  <w:rPr>
                    <w:noProof/>
                    <w:sz w:val="16"/>
                    <w:szCs w:val="16"/>
                  </w:rPr>
                </w:rPrChange>
              </w:rPr>
              <w:t>Flashiness Index: Cumulative changes in day to day daily flow / cumulative flow for a 20 year daily flow record</w:t>
            </w:r>
          </w:p>
        </w:tc>
      </w:tr>
      <w:tr w:rsidR="008A0C97" w:rsidRPr="00F43B9D" w14:paraId="49B68462" w14:textId="77777777" w:rsidTr="00F43B9D">
        <w:trPr>
          <w:cnfStyle w:val="000000100000" w:firstRow="0" w:lastRow="0" w:firstColumn="0" w:lastColumn="0" w:oddVBand="0" w:evenVBand="0" w:oddHBand="1" w:evenHBand="0" w:firstRowFirstColumn="0" w:firstRowLastColumn="0" w:lastRowFirstColumn="0" w:lastRowLastColumn="0"/>
          <w:trHeight w:val="300"/>
          <w:trPrChange w:id="788"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789" w:author="Christopher J. Patrick" w:date="2020-04-30T17:00:00Z">
              <w:tcPr>
                <w:tcW w:w="838" w:type="dxa"/>
                <w:noWrap/>
                <w:hideMark/>
              </w:tcPr>
            </w:tcPrChange>
          </w:tcPr>
          <w:p w14:paraId="1816929C" w14:textId="77777777" w:rsidR="008A0C97" w:rsidRPr="00F43B9D" w:rsidRDefault="008A0C9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790" w:author="Christopher J. Patrick" w:date="2020-04-30T17:00:00Z">
                  <w:rPr>
                    <w:b/>
                    <w:bCs/>
                    <w:noProof/>
                    <w:sz w:val="16"/>
                    <w:szCs w:val="16"/>
                  </w:rPr>
                </w:rPrChange>
              </w:rPr>
            </w:pPr>
            <w:r w:rsidRPr="00F43B9D">
              <w:rPr>
                <w:bCs/>
                <w:noProof/>
                <w:sz w:val="24"/>
                <w:rPrChange w:id="791" w:author="Christopher J. Patrick" w:date="2020-04-30T17:00:00Z">
                  <w:rPr>
                    <w:b/>
                    <w:bCs/>
                    <w:noProof/>
                    <w:sz w:val="16"/>
                    <w:szCs w:val="16"/>
                  </w:rPr>
                </w:rPrChange>
              </w:rPr>
              <w:t>HFPP</w:t>
            </w:r>
          </w:p>
        </w:tc>
        <w:tc>
          <w:tcPr>
            <w:tcW w:w="0" w:type="dxa"/>
            <w:shd w:val="clear" w:color="auto" w:fill="auto"/>
            <w:noWrap/>
            <w:hideMark/>
            <w:tcPrChange w:id="792" w:author="Christopher J. Patrick" w:date="2020-04-30T17:00:00Z">
              <w:tcPr>
                <w:tcW w:w="1520" w:type="dxa"/>
                <w:noWrap/>
                <w:hideMark/>
              </w:tcPr>
            </w:tcPrChange>
          </w:tcPr>
          <w:p w14:paraId="35031E60"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793" w:author="Christopher J. Patrick" w:date="2020-04-30T17:00:00Z">
                  <w:rPr>
                    <w:noProof/>
                    <w:sz w:val="16"/>
                    <w:szCs w:val="16"/>
                  </w:rPr>
                </w:rPrChange>
              </w:rPr>
            </w:pPr>
            <w:r w:rsidRPr="00F43B9D">
              <w:rPr>
                <w:noProof/>
                <w:rPrChange w:id="794" w:author="Christopher J. Patrick" w:date="2020-04-30T17:00:00Z">
                  <w:rPr>
                    <w:noProof/>
                    <w:sz w:val="16"/>
                    <w:szCs w:val="16"/>
                  </w:rPr>
                </w:rPrChange>
              </w:rPr>
              <w:t>%</w:t>
            </w:r>
          </w:p>
        </w:tc>
        <w:tc>
          <w:tcPr>
            <w:tcW w:w="0" w:type="dxa"/>
            <w:shd w:val="clear" w:color="auto" w:fill="auto"/>
            <w:noWrap/>
            <w:hideMark/>
            <w:tcPrChange w:id="795" w:author="Christopher J. Patrick" w:date="2020-04-30T17:00:00Z">
              <w:tcPr>
                <w:tcW w:w="7110" w:type="dxa"/>
                <w:noWrap/>
                <w:hideMark/>
              </w:tcPr>
            </w:tcPrChange>
          </w:tcPr>
          <w:p w14:paraId="53B10916"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796" w:author="Christopher J. Patrick" w:date="2020-04-30T17:00:00Z">
                  <w:rPr>
                    <w:noProof/>
                    <w:sz w:val="16"/>
                    <w:szCs w:val="16"/>
                  </w:rPr>
                </w:rPrChange>
              </w:rPr>
            </w:pPr>
            <w:r w:rsidRPr="00F43B9D">
              <w:rPr>
                <w:noProof/>
                <w:rPrChange w:id="797" w:author="Christopher J. Patrick" w:date="2020-04-30T17:00:00Z">
                  <w:rPr>
                    <w:noProof/>
                    <w:sz w:val="16"/>
                    <w:szCs w:val="16"/>
                  </w:rPr>
                </w:rPrChange>
              </w:rPr>
              <w:t>High Flow Pulse Percentage 3 : % of time daily flow is above 3 times median daily flow</w:t>
            </w:r>
          </w:p>
        </w:tc>
      </w:tr>
      <w:tr w:rsidR="008A0C97" w:rsidRPr="00F43B9D" w14:paraId="44A1DA29" w14:textId="77777777" w:rsidTr="00F43B9D">
        <w:trPr>
          <w:trHeight w:val="300"/>
          <w:trPrChange w:id="798"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799" w:author="Christopher J. Patrick" w:date="2020-04-30T17:00:00Z">
              <w:tcPr>
                <w:tcW w:w="838" w:type="dxa"/>
                <w:noWrap/>
                <w:hideMark/>
              </w:tcPr>
            </w:tcPrChange>
          </w:tcPr>
          <w:p w14:paraId="7A0172F3" w14:textId="77777777" w:rsidR="008A0C97" w:rsidRPr="00F43B9D" w:rsidRDefault="008A0C97" w:rsidP="008A0C97">
            <w:pPr>
              <w:contextualSpacing/>
              <w:rPr>
                <w:rFonts w:ascii="Times New Roman" w:hAnsi="Times New Roman" w:cs="Times New Roman"/>
                <w:bCs/>
                <w:noProof/>
                <w:sz w:val="24"/>
                <w:rPrChange w:id="800" w:author="Christopher J. Patrick" w:date="2020-04-30T17:00:00Z">
                  <w:rPr>
                    <w:b/>
                    <w:bCs/>
                    <w:noProof/>
                    <w:sz w:val="16"/>
                    <w:szCs w:val="16"/>
                  </w:rPr>
                </w:rPrChange>
              </w:rPr>
            </w:pPr>
            <w:r w:rsidRPr="00F43B9D">
              <w:rPr>
                <w:bCs/>
                <w:noProof/>
                <w:sz w:val="24"/>
                <w:rPrChange w:id="801" w:author="Christopher J. Patrick" w:date="2020-04-30T17:00:00Z">
                  <w:rPr>
                    <w:b/>
                    <w:bCs/>
                    <w:noProof/>
                    <w:sz w:val="16"/>
                    <w:szCs w:val="16"/>
                  </w:rPr>
                </w:rPrChange>
              </w:rPr>
              <w:t>LFPP</w:t>
            </w:r>
          </w:p>
        </w:tc>
        <w:tc>
          <w:tcPr>
            <w:tcW w:w="0" w:type="dxa"/>
            <w:shd w:val="clear" w:color="auto" w:fill="auto"/>
            <w:noWrap/>
            <w:hideMark/>
            <w:tcPrChange w:id="802" w:author="Christopher J. Patrick" w:date="2020-04-30T17:00:00Z">
              <w:tcPr>
                <w:tcW w:w="1520" w:type="dxa"/>
                <w:noWrap/>
                <w:hideMark/>
              </w:tcPr>
            </w:tcPrChange>
          </w:tcPr>
          <w:p w14:paraId="24A3BBD5"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803" w:author="Christopher J. Patrick" w:date="2020-04-30T17:00:00Z">
                  <w:rPr>
                    <w:noProof/>
                    <w:sz w:val="16"/>
                    <w:szCs w:val="16"/>
                  </w:rPr>
                </w:rPrChange>
              </w:rPr>
            </w:pPr>
            <w:r w:rsidRPr="00F43B9D">
              <w:rPr>
                <w:noProof/>
                <w:rPrChange w:id="804" w:author="Christopher J. Patrick" w:date="2020-04-30T17:00:00Z">
                  <w:rPr>
                    <w:noProof/>
                    <w:sz w:val="16"/>
                    <w:szCs w:val="16"/>
                  </w:rPr>
                </w:rPrChange>
              </w:rPr>
              <w:t>%</w:t>
            </w:r>
          </w:p>
        </w:tc>
        <w:tc>
          <w:tcPr>
            <w:tcW w:w="0" w:type="dxa"/>
            <w:shd w:val="clear" w:color="auto" w:fill="auto"/>
            <w:noWrap/>
            <w:hideMark/>
            <w:tcPrChange w:id="805" w:author="Christopher J. Patrick" w:date="2020-04-30T17:00:00Z">
              <w:tcPr>
                <w:tcW w:w="7110" w:type="dxa"/>
                <w:noWrap/>
                <w:hideMark/>
              </w:tcPr>
            </w:tcPrChange>
          </w:tcPr>
          <w:p w14:paraId="38698F0E" w14:textId="77777777" w:rsidR="008A0C97" w:rsidRPr="00F43B9D"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rPrChange w:id="806" w:author="Christopher J. Patrick" w:date="2020-04-30T17:00:00Z">
                  <w:rPr>
                    <w:noProof/>
                    <w:sz w:val="16"/>
                    <w:szCs w:val="16"/>
                  </w:rPr>
                </w:rPrChange>
              </w:rPr>
            </w:pPr>
            <w:r w:rsidRPr="00F43B9D">
              <w:rPr>
                <w:noProof/>
                <w:rPrChange w:id="807" w:author="Christopher J. Patrick" w:date="2020-04-30T17:00:00Z">
                  <w:rPr>
                    <w:noProof/>
                    <w:sz w:val="16"/>
                    <w:szCs w:val="16"/>
                  </w:rPr>
                </w:rPrChange>
              </w:rPr>
              <w:t>Low Flow Pulse Percentage: # times where daily discharge drops below the 25th percentile</w:t>
            </w:r>
          </w:p>
        </w:tc>
      </w:tr>
      <w:tr w:rsidR="008A0C97" w:rsidRPr="00F43B9D" w14:paraId="277F4B41" w14:textId="77777777" w:rsidTr="00F43B9D">
        <w:trPr>
          <w:cnfStyle w:val="000000100000" w:firstRow="0" w:lastRow="0" w:firstColumn="0" w:lastColumn="0" w:oddVBand="0" w:evenVBand="0" w:oddHBand="1" w:evenHBand="0" w:firstRowFirstColumn="0" w:firstRowLastColumn="0" w:lastRowFirstColumn="0" w:lastRowLastColumn="0"/>
          <w:trHeight w:val="300"/>
          <w:trPrChange w:id="808" w:author="Christopher J. Patrick" w:date="2020-04-30T17:00: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Change w:id="809" w:author="Christopher J. Patrick" w:date="2020-04-30T17:00:00Z">
              <w:tcPr>
                <w:tcW w:w="838" w:type="dxa"/>
                <w:noWrap/>
                <w:hideMark/>
              </w:tcPr>
            </w:tcPrChange>
          </w:tcPr>
          <w:p w14:paraId="103B3B14" w14:textId="7C003B58" w:rsidR="008A0C97" w:rsidRPr="00F43B9D" w:rsidRDefault="006175E7" w:rsidP="008A0C97">
            <w:pPr>
              <w:contextualSpacing/>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Cs/>
                <w:noProof/>
                <w:sz w:val="24"/>
                <w:rPrChange w:id="810" w:author="Christopher J. Patrick" w:date="2020-04-30T17:00:00Z">
                  <w:rPr>
                    <w:b/>
                    <w:bCs/>
                    <w:noProof/>
                    <w:sz w:val="16"/>
                    <w:szCs w:val="16"/>
                  </w:rPr>
                </w:rPrChange>
              </w:rPr>
            </w:pPr>
            <w:r w:rsidRPr="00F43B9D">
              <w:rPr>
                <w:bCs/>
                <w:noProof/>
                <w:sz w:val="24"/>
                <w:rPrChange w:id="811" w:author="Christopher J. Patrick" w:date="2020-04-30T17:00:00Z">
                  <w:rPr>
                    <w:b/>
                    <w:bCs/>
                    <w:noProof/>
                    <w:sz w:val="16"/>
                    <w:szCs w:val="16"/>
                  </w:rPr>
                </w:rPrChange>
              </w:rPr>
              <w:t>Av.Flow</w:t>
            </w:r>
          </w:p>
        </w:tc>
        <w:tc>
          <w:tcPr>
            <w:tcW w:w="0" w:type="dxa"/>
            <w:shd w:val="clear" w:color="auto" w:fill="auto"/>
            <w:noWrap/>
            <w:hideMark/>
            <w:tcPrChange w:id="812" w:author="Christopher J. Patrick" w:date="2020-04-30T17:00:00Z">
              <w:tcPr>
                <w:tcW w:w="1520" w:type="dxa"/>
                <w:noWrap/>
                <w:hideMark/>
              </w:tcPr>
            </w:tcPrChange>
          </w:tcPr>
          <w:p w14:paraId="4B561C1F"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813" w:author="Christopher J. Patrick" w:date="2020-04-30T17:00:00Z">
                  <w:rPr>
                    <w:noProof/>
                    <w:sz w:val="16"/>
                    <w:szCs w:val="16"/>
                  </w:rPr>
                </w:rPrChange>
              </w:rPr>
            </w:pPr>
            <w:r w:rsidRPr="00F43B9D">
              <w:rPr>
                <w:noProof/>
                <w:rPrChange w:id="814" w:author="Christopher J. Patrick" w:date="2020-04-30T17:00:00Z">
                  <w:rPr>
                    <w:noProof/>
                    <w:sz w:val="16"/>
                    <w:szCs w:val="16"/>
                  </w:rPr>
                </w:rPrChange>
              </w:rPr>
              <w:t>cfs</w:t>
            </w:r>
          </w:p>
        </w:tc>
        <w:tc>
          <w:tcPr>
            <w:tcW w:w="0" w:type="dxa"/>
            <w:shd w:val="clear" w:color="auto" w:fill="auto"/>
            <w:noWrap/>
            <w:hideMark/>
            <w:tcPrChange w:id="815" w:author="Christopher J. Patrick" w:date="2020-04-30T17:00:00Z">
              <w:tcPr>
                <w:tcW w:w="7110" w:type="dxa"/>
                <w:noWrap/>
                <w:hideMark/>
              </w:tcPr>
            </w:tcPrChange>
          </w:tcPr>
          <w:p w14:paraId="4181B165" w14:textId="77777777" w:rsidR="008A0C97" w:rsidRPr="00F43B9D"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rPrChange w:id="816" w:author="Christopher J. Patrick" w:date="2020-04-30T17:00:00Z">
                  <w:rPr>
                    <w:noProof/>
                    <w:sz w:val="16"/>
                    <w:szCs w:val="16"/>
                  </w:rPr>
                </w:rPrChange>
              </w:rPr>
            </w:pPr>
            <w:r w:rsidRPr="00F43B9D">
              <w:rPr>
                <w:noProof/>
                <w:rPrChange w:id="817" w:author="Christopher J. Patrick" w:date="2020-04-30T17:00:00Z">
                  <w:rPr>
                    <w:noProof/>
                    <w:sz w:val="16"/>
                    <w:szCs w:val="16"/>
                  </w:rPr>
                </w:rPrChange>
              </w:rPr>
              <w:t>average daily flow based on a 20 year record for all sites except TRC which is based on a 4 year recod</w:t>
            </w:r>
          </w:p>
        </w:tc>
      </w:tr>
    </w:tbl>
    <w:p w14:paraId="18C15DF0" w14:textId="6BD92E15" w:rsidR="00A7097F" w:rsidRDefault="008A0C97" w:rsidP="009A7FCE">
      <w:pPr>
        <w:spacing w:line="480" w:lineRule="auto"/>
        <w:contextualSpacing/>
        <w:rPr>
          <w:noProof/>
        </w:rPr>
      </w:pPr>
      <w:r>
        <w:rPr>
          <w:noProof/>
        </w:rPr>
        <w:t>Table 1. Enviromental variables, units of measure, and descriptions.</w:t>
      </w:r>
      <w:r w:rsidRPr="008A0C97">
        <w:rPr>
          <w:noProof/>
        </w:rPr>
        <w:t xml:space="preserve"> </w:t>
      </w:r>
      <w:r>
        <w:rPr>
          <w:noProof/>
        </w:rPr>
        <w:t>Water chemistry (</w:t>
      </w:r>
      <w:r w:rsidR="006175E7">
        <w:rPr>
          <w:noProof/>
        </w:rPr>
        <w:t>ln(Cond)</w:t>
      </w:r>
      <w:r>
        <w:rPr>
          <w:noProof/>
        </w:rPr>
        <w:t>, DO, T</w:t>
      </w:r>
      <w:r w:rsidR="006175E7">
        <w:rPr>
          <w:noProof/>
        </w:rPr>
        <w:t>urbidity</w:t>
      </w:r>
      <w:r>
        <w:rPr>
          <w:noProof/>
        </w:rPr>
        <w:t>, T.</w:t>
      </w:r>
      <w:r w:rsidR="006175E7">
        <w:rPr>
          <w:noProof/>
        </w:rPr>
        <w:t>water</w:t>
      </w:r>
      <w:r>
        <w:rPr>
          <w:noProof/>
        </w:rPr>
        <w:t>, pH, NH</w:t>
      </w:r>
      <w:r w:rsidRPr="001D5841">
        <w:rPr>
          <w:noProof/>
          <w:vertAlign w:val="subscript"/>
        </w:rPr>
        <w:t>4</w:t>
      </w:r>
      <w:r w:rsidRPr="001D5841">
        <w:rPr>
          <w:noProof/>
          <w:vertAlign w:val="superscript"/>
        </w:rPr>
        <w:t>+</w:t>
      </w:r>
      <w:r>
        <w:rPr>
          <w:noProof/>
        </w:rPr>
        <w:t>, PO</w:t>
      </w:r>
      <w:r w:rsidRPr="001D5841">
        <w:rPr>
          <w:noProof/>
          <w:vertAlign w:val="subscript"/>
        </w:rPr>
        <w:t>4</w:t>
      </w:r>
      <w:r w:rsidRPr="001D5841">
        <w:rPr>
          <w:noProof/>
          <w:vertAlign w:val="superscript"/>
        </w:rPr>
        <w:t>-</w:t>
      </w:r>
      <w:r>
        <w:rPr>
          <w:noProof/>
        </w:rPr>
        <w:t xml:space="preserve"> and NO</w:t>
      </w:r>
      <w:r w:rsidRPr="001D5841">
        <w:rPr>
          <w:noProof/>
          <w:vertAlign w:val="subscript"/>
        </w:rPr>
        <w:t>3</w:t>
      </w:r>
      <w:r w:rsidRPr="001D5841">
        <w:rPr>
          <w:noProof/>
          <w:vertAlign w:val="superscript"/>
        </w:rPr>
        <w:t>-</w:t>
      </w:r>
      <w:r>
        <w:rPr>
          <w:noProof/>
        </w:rPr>
        <w:t>), Morphology (</w:t>
      </w:r>
      <w:r w:rsidR="006175E7">
        <w:rPr>
          <w:noProof/>
        </w:rPr>
        <w:t>Bank.h</w:t>
      </w:r>
      <w:r>
        <w:rPr>
          <w:noProof/>
        </w:rPr>
        <w:t xml:space="preserve"> and R</w:t>
      </w:r>
      <w:r w:rsidR="006175E7">
        <w:rPr>
          <w:noProof/>
        </w:rPr>
        <w:t>osgen.I</w:t>
      </w:r>
      <w:r>
        <w:rPr>
          <w:noProof/>
        </w:rPr>
        <w:t>) and canopy coverage (C</w:t>
      </w:r>
      <w:r w:rsidR="006175E7">
        <w:rPr>
          <w:noProof/>
        </w:rPr>
        <w:t>anopy</w:t>
      </w:r>
      <w:r>
        <w:rPr>
          <w:noProof/>
        </w:rPr>
        <w:t>) were measured in the field during March and April of 2017. Forested Riparian (</w:t>
      </w:r>
      <w:r w:rsidR="006175E7">
        <w:rPr>
          <w:noProof/>
        </w:rPr>
        <w:t>Rip.forest</w:t>
      </w:r>
      <w:r>
        <w:rPr>
          <w:noProof/>
        </w:rPr>
        <w:t>), climate metrics (</w:t>
      </w:r>
      <w:r w:rsidR="006175E7">
        <w:rPr>
          <w:noProof/>
        </w:rPr>
        <w:t>AP</w:t>
      </w:r>
      <w:r>
        <w:rPr>
          <w:noProof/>
        </w:rPr>
        <w:t>, RH and PET), soil variables (S</w:t>
      </w:r>
      <w:r w:rsidR="006175E7">
        <w:rPr>
          <w:noProof/>
        </w:rPr>
        <w:t xml:space="preserve">oil.perm </w:t>
      </w:r>
      <w:r>
        <w:rPr>
          <w:noProof/>
        </w:rPr>
        <w:t>and S</w:t>
      </w:r>
      <w:r w:rsidR="006175E7">
        <w:rPr>
          <w:noProof/>
        </w:rPr>
        <w:t>oil.org</w:t>
      </w:r>
      <w:r>
        <w:rPr>
          <w:noProof/>
        </w:rPr>
        <w:t>), watershed features (</w:t>
      </w:r>
      <w:r w:rsidR="006175E7">
        <w:rPr>
          <w:noProof/>
        </w:rPr>
        <w:t>Bas.dev, Bas.forest, Bas.plant</w:t>
      </w:r>
      <w:r w:rsidR="001C3136">
        <w:rPr>
          <w:noProof/>
        </w:rPr>
        <w:t>, Runoff</w:t>
      </w:r>
      <w:r>
        <w:rPr>
          <w:noProof/>
        </w:rPr>
        <w:t xml:space="preserve">) were obtained from USGS GAGES II dataset </w:t>
      </w:r>
      <w:r>
        <w:rPr>
          <w:noProof/>
        </w:rPr>
        <w:fldChar w:fldCharType="begin"/>
      </w:r>
      <w:r>
        <w:rPr>
          <w:noProof/>
        </w:rPr>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Pr>
          <w:noProof/>
        </w:rPr>
        <w:fldChar w:fldCharType="separate"/>
      </w:r>
      <w:r>
        <w:rPr>
          <w:noProof/>
        </w:rPr>
        <w:t>(Falcone 2011)</w:t>
      </w:r>
      <w:r>
        <w:rPr>
          <w:noProof/>
        </w:rPr>
        <w:fldChar w:fldCharType="end"/>
      </w:r>
      <w:r>
        <w:rPr>
          <w:noProof/>
        </w:rPr>
        <w:t>. The flow metrics (F</w:t>
      </w:r>
      <w:r w:rsidR="001C3136">
        <w:rPr>
          <w:noProof/>
        </w:rPr>
        <w:t>ash.I</w:t>
      </w:r>
      <w:r>
        <w:rPr>
          <w:noProof/>
        </w:rPr>
        <w:t xml:space="preserve">, HFPP, LFPP and </w:t>
      </w:r>
      <w:r w:rsidR="001C3136">
        <w:rPr>
          <w:noProof/>
        </w:rPr>
        <w:t>Av.flow</w:t>
      </w:r>
      <w:r>
        <w:rPr>
          <w:noProof/>
        </w:rPr>
        <w:t xml:space="preserve">) </w:t>
      </w:r>
      <w:r w:rsidR="002A2151">
        <w:rPr>
          <w:noProof/>
        </w:rPr>
        <w:t>wer</w:t>
      </w:r>
      <w:r>
        <w:rPr>
          <w:noProof/>
        </w:rPr>
        <w:t xml:space="preserve">e calculated from continuous flow records from the USGS </w:t>
      </w:r>
      <w:r>
        <w:rPr>
          <w:noProof/>
        </w:rPr>
        <w:fldChar w:fldCharType="begin"/>
      </w:r>
      <w:r>
        <w:rPr>
          <w:noProof/>
        </w:rPr>
        <w:instrText xml:space="preserve"> ADDIN EN.CITE &lt;EndNote&gt;&lt;Cite&gt;&lt;Author&gt;USGS&lt;/Author&gt;&lt;Year&gt;2020&lt;/Year&gt;&lt;RecNum&gt;233&lt;/RecNum&gt;&lt;DisplayText&gt;(USGS 2020)&lt;/DisplayText&gt;&lt;record&gt;&lt;rec-number&gt;233&lt;/rec-number&gt;&lt;foreign-keys&gt;&lt;key app="EN" db-id="fzt5daz5eexrvhezevkpw9shp2fpffwdpre5" timestamp="1586112550"&gt;233&lt;/key&gt;&lt;/foreign-keys&gt;&lt;ref-type name="Web Page"&gt;12&lt;/ref-type&gt;&lt;contributors&gt;&lt;authors&gt;&lt;author&gt;USGS&lt;/author&gt;&lt;/authors&gt;&lt;/contributors&gt;&lt;titles&gt;&lt;title&gt;USGS Water Data for USA&lt;/title&gt;&lt;/titles&gt;&lt;dates&gt;&lt;year&gt;2020&lt;/year&gt;&lt;/dates&gt;&lt;pub-location&gt;U.S. Department of the Interior&lt;/pub-location&gt;&lt;publisher&gt;U.S. Geological Survey&lt;/publisher&gt;&lt;urls&gt;&lt;related-urls&gt;&lt;url&gt;https://waterdata.usgs.gov/nwis&lt;/url&gt;&lt;/related-urls&gt;&lt;/urls&gt;&lt;/record&gt;&lt;/Cite&gt;&lt;/EndNote&gt;</w:instrText>
      </w:r>
      <w:r>
        <w:rPr>
          <w:noProof/>
        </w:rPr>
        <w:fldChar w:fldCharType="separate"/>
      </w:r>
      <w:r>
        <w:rPr>
          <w:noProof/>
        </w:rPr>
        <w:t>(USGS 2020)</w:t>
      </w:r>
      <w:r>
        <w:rPr>
          <w:noProof/>
        </w:rPr>
        <w:fldChar w:fldCharType="end"/>
      </w:r>
      <w:r>
        <w:rPr>
          <w:noProof/>
        </w:rPr>
        <w:t>.</w:t>
      </w:r>
    </w:p>
    <w:p w14:paraId="4F85B686" w14:textId="77777777" w:rsidR="00F82766" w:rsidRDefault="00F82766" w:rsidP="009A7FCE">
      <w:pPr>
        <w:spacing w:line="480" w:lineRule="auto"/>
        <w:contextualSpacing/>
        <w:rPr>
          <w:noProof/>
        </w:rPr>
      </w:pPr>
    </w:p>
    <w:tbl>
      <w:tblPr>
        <w:tblStyle w:val="PlainTable4"/>
        <w:tblW w:w="9467" w:type="dxa"/>
        <w:tblLook w:val="04A0" w:firstRow="1" w:lastRow="0" w:firstColumn="1" w:lastColumn="0" w:noHBand="0" w:noVBand="1"/>
      </w:tblPr>
      <w:tblGrid>
        <w:gridCol w:w="1159"/>
        <w:gridCol w:w="1003"/>
        <w:gridCol w:w="925"/>
        <w:gridCol w:w="795"/>
        <w:gridCol w:w="794"/>
        <w:gridCol w:w="794"/>
        <w:gridCol w:w="794"/>
        <w:gridCol w:w="794"/>
        <w:gridCol w:w="821"/>
        <w:gridCol w:w="794"/>
        <w:gridCol w:w="794"/>
      </w:tblGrid>
      <w:tr w:rsidR="000F2C0D" w:rsidRPr="006B2FE3" w14:paraId="1022640A" w14:textId="77777777" w:rsidTr="000F2C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4342910" w14:textId="797CB1CF" w:rsidR="008A0C97" w:rsidRPr="000F2C0D" w:rsidRDefault="008A0C97" w:rsidP="00F82766">
            <w:pPr>
              <w:contextualSpacing/>
              <w:rPr>
                <w:noProof/>
                <w:sz w:val="16"/>
                <w:szCs w:val="16"/>
              </w:rPr>
            </w:pPr>
            <w:r w:rsidRPr="000F2C0D">
              <w:rPr>
                <w:noProof/>
                <w:sz w:val="16"/>
                <w:szCs w:val="16"/>
              </w:rPr>
              <w:t>Variable</w:t>
            </w:r>
          </w:p>
        </w:tc>
        <w:tc>
          <w:tcPr>
            <w:tcW w:w="1003" w:type="dxa"/>
            <w:noWrap/>
            <w:hideMark/>
          </w:tcPr>
          <w:p w14:paraId="68545712"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Tranquitas</w:t>
            </w:r>
          </w:p>
        </w:tc>
        <w:tc>
          <w:tcPr>
            <w:tcW w:w="925" w:type="dxa"/>
            <w:noWrap/>
            <w:hideMark/>
          </w:tcPr>
          <w:p w14:paraId="069D4A26"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San Fernando</w:t>
            </w:r>
          </w:p>
        </w:tc>
        <w:tc>
          <w:tcPr>
            <w:tcW w:w="795" w:type="dxa"/>
            <w:noWrap/>
            <w:hideMark/>
          </w:tcPr>
          <w:p w14:paraId="5B3249E7"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Aransas</w:t>
            </w:r>
          </w:p>
        </w:tc>
        <w:tc>
          <w:tcPr>
            <w:tcW w:w="794" w:type="dxa"/>
            <w:noWrap/>
            <w:hideMark/>
          </w:tcPr>
          <w:p w14:paraId="334A024E"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Medio</w:t>
            </w:r>
          </w:p>
        </w:tc>
        <w:tc>
          <w:tcPr>
            <w:tcW w:w="794" w:type="dxa"/>
            <w:noWrap/>
            <w:hideMark/>
          </w:tcPr>
          <w:p w14:paraId="39472694"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Perdido</w:t>
            </w:r>
          </w:p>
        </w:tc>
        <w:tc>
          <w:tcPr>
            <w:tcW w:w="794" w:type="dxa"/>
            <w:noWrap/>
            <w:hideMark/>
          </w:tcPr>
          <w:p w14:paraId="799FD71A"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Mission</w:t>
            </w:r>
          </w:p>
        </w:tc>
        <w:tc>
          <w:tcPr>
            <w:tcW w:w="794" w:type="dxa"/>
            <w:noWrap/>
            <w:hideMark/>
          </w:tcPr>
          <w:p w14:paraId="040BEA66"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Placedo</w:t>
            </w:r>
          </w:p>
        </w:tc>
        <w:tc>
          <w:tcPr>
            <w:tcW w:w="821" w:type="dxa"/>
            <w:noWrap/>
            <w:hideMark/>
          </w:tcPr>
          <w:p w14:paraId="582BF889"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Garcitas</w:t>
            </w:r>
          </w:p>
        </w:tc>
        <w:tc>
          <w:tcPr>
            <w:tcW w:w="794" w:type="dxa"/>
            <w:noWrap/>
            <w:hideMark/>
          </w:tcPr>
          <w:p w14:paraId="29EA836D"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Big Creek</w:t>
            </w:r>
          </w:p>
        </w:tc>
        <w:tc>
          <w:tcPr>
            <w:tcW w:w="794" w:type="dxa"/>
            <w:noWrap/>
            <w:hideMark/>
          </w:tcPr>
          <w:p w14:paraId="24C0B667"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Bear Branch</w:t>
            </w:r>
          </w:p>
        </w:tc>
      </w:tr>
      <w:tr w:rsidR="000F2C0D" w:rsidRPr="006B2FE3" w14:paraId="46E4257D"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2648636" w14:textId="77777777" w:rsidR="008A0C97" w:rsidRPr="000F2C0D" w:rsidRDefault="008A0C97" w:rsidP="00F82766">
            <w:pPr>
              <w:contextualSpacing/>
              <w:rPr>
                <w:b w:val="0"/>
                <w:bCs w:val="0"/>
                <w:noProof/>
                <w:sz w:val="16"/>
                <w:szCs w:val="16"/>
              </w:rPr>
            </w:pPr>
            <w:r w:rsidRPr="000F2C0D">
              <w:rPr>
                <w:b w:val="0"/>
                <w:bCs w:val="0"/>
                <w:noProof/>
                <w:sz w:val="16"/>
                <w:szCs w:val="16"/>
              </w:rPr>
              <w:t>STAID</w:t>
            </w:r>
          </w:p>
        </w:tc>
        <w:tc>
          <w:tcPr>
            <w:tcW w:w="1003" w:type="dxa"/>
            <w:noWrap/>
            <w:hideMark/>
          </w:tcPr>
          <w:p w14:paraId="2D19572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8212300</w:t>
            </w:r>
          </w:p>
        </w:tc>
        <w:tc>
          <w:tcPr>
            <w:tcW w:w="925" w:type="dxa"/>
            <w:noWrap/>
            <w:hideMark/>
          </w:tcPr>
          <w:p w14:paraId="4031FCB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8211900</w:t>
            </w:r>
          </w:p>
        </w:tc>
        <w:tc>
          <w:tcPr>
            <w:tcW w:w="795" w:type="dxa"/>
            <w:noWrap/>
            <w:hideMark/>
          </w:tcPr>
          <w:p w14:paraId="58B8C82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8189700</w:t>
            </w:r>
          </w:p>
        </w:tc>
        <w:tc>
          <w:tcPr>
            <w:tcW w:w="794" w:type="dxa"/>
            <w:noWrap/>
            <w:hideMark/>
          </w:tcPr>
          <w:p w14:paraId="43E2770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8189300</w:t>
            </w:r>
          </w:p>
        </w:tc>
        <w:tc>
          <w:tcPr>
            <w:tcW w:w="794" w:type="dxa"/>
            <w:noWrap/>
            <w:hideMark/>
          </w:tcPr>
          <w:p w14:paraId="61FDF82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8177300</w:t>
            </w:r>
          </w:p>
        </w:tc>
        <w:tc>
          <w:tcPr>
            <w:tcW w:w="794" w:type="dxa"/>
            <w:noWrap/>
            <w:hideMark/>
          </w:tcPr>
          <w:p w14:paraId="6724CBA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8189500</w:t>
            </w:r>
          </w:p>
        </w:tc>
        <w:tc>
          <w:tcPr>
            <w:tcW w:w="794" w:type="dxa"/>
            <w:noWrap/>
            <w:hideMark/>
          </w:tcPr>
          <w:p w14:paraId="09A4977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8164800</w:t>
            </w:r>
          </w:p>
        </w:tc>
        <w:tc>
          <w:tcPr>
            <w:tcW w:w="821" w:type="dxa"/>
            <w:noWrap/>
            <w:hideMark/>
          </w:tcPr>
          <w:p w14:paraId="0A5357A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8164600</w:t>
            </w:r>
          </w:p>
        </w:tc>
        <w:tc>
          <w:tcPr>
            <w:tcW w:w="794" w:type="dxa"/>
            <w:noWrap/>
            <w:hideMark/>
          </w:tcPr>
          <w:p w14:paraId="3A561D3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8115000</w:t>
            </w:r>
          </w:p>
        </w:tc>
        <w:tc>
          <w:tcPr>
            <w:tcW w:w="794" w:type="dxa"/>
            <w:noWrap/>
            <w:hideMark/>
          </w:tcPr>
          <w:p w14:paraId="14ACDE9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8068390</w:t>
            </w:r>
          </w:p>
        </w:tc>
      </w:tr>
      <w:tr w:rsidR="000F2C0D" w:rsidRPr="006B2FE3" w14:paraId="2914D7C1"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97F160F" w14:textId="6B1EFA9B" w:rsidR="008A0C97" w:rsidRPr="000F2C0D" w:rsidRDefault="006175E7" w:rsidP="00F82766">
            <w:pPr>
              <w:contextualSpacing/>
              <w:rPr>
                <w:b w:val="0"/>
                <w:bCs w:val="0"/>
                <w:noProof/>
                <w:sz w:val="16"/>
                <w:szCs w:val="16"/>
              </w:rPr>
            </w:pPr>
            <w:r>
              <w:rPr>
                <w:b w:val="0"/>
                <w:bCs w:val="0"/>
                <w:noProof/>
                <w:sz w:val="16"/>
                <w:szCs w:val="16"/>
              </w:rPr>
              <w:t>Ln(Cond)</w:t>
            </w:r>
          </w:p>
        </w:tc>
        <w:tc>
          <w:tcPr>
            <w:tcW w:w="1003" w:type="dxa"/>
            <w:noWrap/>
            <w:hideMark/>
          </w:tcPr>
          <w:p w14:paraId="0FF6FC0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8923</w:t>
            </w:r>
          </w:p>
        </w:tc>
        <w:tc>
          <w:tcPr>
            <w:tcW w:w="925" w:type="dxa"/>
            <w:noWrap/>
            <w:hideMark/>
          </w:tcPr>
          <w:p w14:paraId="113075A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979</w:t>
            </w:r>
          </w:p>
        </w:tc>
        <w:tc>
          <w:tcPr>
            <w:tcW w:w="795" w:type="dxa"/>
            <w:noWrap/>
            <w:hideMark/>
          </w:tcPr>
          <w:p w14:paraId="0B1DABC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929.5</w:t>
            </w:r>
          </w:p>
        </w:tc>
        <w:tc>
          <w:tcPr>
            <w:tcW w:w="794" w:type="dxa"/>
            <w:noWrap/>
            <w:hideMark/>
          </w:tcPr>
          <w:p w14:paraId="0C54E38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852.25</w:t>
            </w:r>
          </w:p>
        </w:tc>
        <w:tc>
          <w:tcPr>
            <w:tcW w:w="794" w:type="dxa"/>
            <w:noWrap/>
            <w:hideMark/>
          </w:tcPr>
          <w:p w14:paraId="2FA9051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736.75</w:t>
            </w:r>
          </w:p>
        </w:tc>
        <w:tc>
          <w:tcPr>
            <w:tcW w:w="794" w:type="dxa"/>
            <w:noWrap/>
            <w:hideMark/>
          </w:tcPr>
          <w:p w14:paraId="0234F76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1291</w:t>
            </w:r>
          </w:p>
        </w:tc>
        <w:tc>
          <w:tcPr>
            <w:tcW w:w="794" w:type="dxa"/>
            <w:noWrap/>
            <w:hideMark/>
          </w:tcPr>
          <w:p w14:paraId="45051A0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1135.5</w:t>
            </w:r>
          </w:p>
        </w:tc>
        <w:tc>
          <w:tcPr>
            <w:tcW w:w="821" w:type="dxa"/>
            <w:noWrap/>
            <w:hideMark/>
          </w:tcPr>
          <w:p w14:paraId="6FC3EA3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517.75</w:t>
            </w:r>
          </w:p>
        </w:tc>
        <w:tc>
          <w:tcPr>
            <w:tcW w:w="794" w:type="dxa"/>
            <w:noWrap/>
            <w:hideMark/>
          </w:tcPr>
          <w:p w14:paraId="49FE0E6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219.25</w:t>
            </w:r>
          </w:p>
        </w:tc>
        <w:tc>
          <w:tcPr>
            <w:tcW w:w="794" w:type="dxa"/>
            <w:noWrap/>
            <w:hideMark/>
          </w:tcPr>
          <w:p w14:paraId="327AB8E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227.13</w:t>
            </w:r>
          </w:p>
        </w:tc>
      </w:tr>
      <w:tr w:rsidR="000F2C0D" w:rsidRPr="006B2FE3" w14:paraId="621263D2"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FA5CC6D" w14:textId="77777777" w:rsidR="008A0C97" w:rsidRPr="000F2C0D" w:rsidRDefault="008A0C97" w:rsidP="00F82766">
            <w:pPr>
              <w:contextualSpacing/>
              <w:rPr>
                <w:b w:val="0"/>
                <w:bCs w:val="0"/>
                <w:noProof/>
                <w:sz w:val="16"/>
                <w:szCs w:val="16"/>
              </w:rPr>
            </w:pPr>
            <w:r w:rsidRPr="000F2C0D">
              <w:rPr>
                <w:b w:val="0"/>
                <w:bCs w:val="0"/>
                <w:noProof/>
                <w:sz w:val="16"/>
                <w:szCs w:val="16"/>
              </w:rPr>
              <w:t>DO</w:t>
            </w:r>
          </w:p>
        </w:tc>
        <w:tc>
          <w:tcPr>
            <w:tcW w:w="1003" w:type="dxa"/>
            <w:noWrap/>
            <w:hideMark/>
          </w:tcPr>
          <w:p w14:paraId="38D4FA6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9.97</w:t>
            </w:r>
          </w:p>
        </w:tc>
        <w:tc>
          <w:tcPr>
            <w:tcW w:w="925" w:type="dxa"/>
            <w:noWrap/>
            <w:hideMark/>
          </w:tcPr>
          <w:p w14:paraId="5D9768C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5.83</w:t>
            </w:r>
          </w:p>
        </w:tc>
        <w:tc>
          <w:tcPr>
            <w:tcW w:w="795" w:type="dxa"/>
            <w:noWrap/>
            <w:hideMark/>
          </w:tcPr>
          <w:p w14:paraId="149C9EC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7.65</w:t>
            </w:r>
          </w:p>
        </w:tc>
        <w:tc>
          <w:tcPr>
            <w:tcW w:w="794" w:type="dxa"/>
            <w:noWrap/>
            <w:hideMark/>
          </w:tcPr>
          <w:p w14:paraId="5784CA8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4.21</w:t>
            </w:r>
          </w:p>
        </w:tc>
        <w:tc>
          <w:tcPr>
            <w:tcW w:w="794" w:type="dxa"/>
            <w:noWrap/>
            <w:hideMark/>
          </w:tcPr>
          <w:p w14:paraId="1C5A95C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7.2</w:t>
            </w:r>
          </w:p>
        </w:tc>
        <w:tc>
          <w:tcPr>
            <w:tcW w:w="794" w:type="dxa"/>
            <w:noWrap/>
            <w:hideMark/>
          </w:tcPr>
          <w:p w14:paraId="5A2FD87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5.28</w:t>
            </w:r>
          </w:p>
        </w:tc>
        <w:tc>
          <w:tcPr>
            <w:tcW w:w="794" w:type="dxa"/>
            <w:noWrap/>
            <w:hideMark/>
          </w:tcPr>
          <w:p w14:paraId="7891294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8.6</w:t>
            </w:r>
          </w:p>
        </w:tc>
        <w:tc>
          <w:tcPr>
            <w:tcW w:w="821" w:type="dxa"/>
            <w:noWrap/>
            <w:hideMark/>
          </w:tcPr>
          <w:p w14:paraId="73E9318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5.59</w:t>
            </w:r>
          </w:p>
        </w:tc>
        <w:tc>
          <w:tcPr>
            <w:tcW w:w="794" w:type="dxa"/>
            <w:noWrap/>
            <w:hideMark/>
          </w:tcPr>
          <w:p w14:paraId="541EE73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7.88</w:t>
            </w:r>
          </w:p>
        </w:tc>
        <w:tc>
          <w:tcPr>
            <w:tcW w:w="794" w:type="dxa"/>
            <w:noWrap/>
            <w:hideMark/>
          </w:tcPr>
          <w:p w14:paraId="4099A9C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8.17</w:t>
            </w:r>
          </w:p>
        </w:tc>
      </w:tr>
      <w:tr w:rsidR="000F2C0D" w:rsidRPr="006B2FE3" w14:paraId="1F6C78B6"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768C6227" w14:textId="007FDA97" w:rsidR="008A0C97" w:rsidRPr="000F2C0D" w:rsidRDefault="006175E7" w:rsidP="00F82766">
            <w:pPr>
              <w:contextualSpacing/>
              <w:rPr>
                <w:b w:val="0"/>
                <w:bCs w:val="0"/>
                <w:noProof/>
                <w:sz w:val="16"/>
                <w:szCs w:val="16"/>
              </w:rPr>
            </w:pPr>
            <w:r>
              <w:rPr>
                <w:b w:val="0"/>
                <w:bCs w:val="0"/>
                <w:noProof/>
                <w:sz w:val="16"/>
                <w:szCs w:val="16"/>
              </w:rPr>
              <w:t>Turbidity</w:t>
            </w:r>
          </w:p>
        </w:tc>
        <w:tc>
          <w:tcPr>
            <w:tcW w:w="1003" w:type="dxa"/>
            <w:noWrap/>
            <w:hideMark/>
          </w:tcPr>
          <w:p w14:paraId="10747C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66.13</w:t>
            </w:r>
          </w:p>
        </w:tc>
        <w:tc>
          <w:tcPr>
            <w:tcW w:w="925" w:type="dxa"/>
            <w:noWrap/>
            <w:hideMark/>
          </w:tcPr>
          <w:p w14:paraId="5FD014F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67.17</w:t>
            </w:r>
          </w:p>
        </w:tc>
        <w:tc>
          <w:tcPr>
            <w:tcW w:w="795" w:type="dxa"/>
            <w:noWrap/>
            <w:hideMark/>
          </w:tcPr>
          <w:p w14:paraId="4CC15DE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66.35</w:t>
            </w:r>
          </w:p>
        </w:tc>
        <w:tc>
          <w:tcPr>
            <w:tcW w:w="794" w:type="dxa"/>
            <w:noWrap/>
            <w:hideMark/>
          </w:tcPr>
          <w:p w14:paraId="313BA79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68.8</w:t>
            </w:r>
          </w:p>
        </w:tc>
        <w:tc>
          <w:tcPr>
            <w:tcW w:w="794" w:type="dxa"/>
            <w:noWrap/>
            <w:hideMark/>
          </w:tcPr>
          <w:p w14:paraId="5899AC7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66.2</w:t>
            </w:r>
          </w:p>
        </w:tc>
        <w:tc>
          <w:tcPr>
            <w:tcW w:w="794" w:type="dxa"/>
            <w:noWrap/>
            <w:hideMark/>
          </w:tcPr>
          <w:p w14:paraId="1A7B26A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68.61</w:t>
            </w:r>
          </w:p>
        </w:tc>
        <w:tc>
          <w:tcPr>
            <w:tcW w:w="794" w:type="dxa"/>
            <w:noWrap/>
            <w:hideMark/>
          </w:tcPr>
          <w:p w14:paraId="0187B0F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70.66</w:t>
            </w:r>
          </w:p>
        </w:tc>
        <w:tc>
          <w:tcPr>
            <w:tcW w:w="821" w:type="dxa"/>
            <w:noWrap/>
            <w:hideMark/>
          </w:tcPr>
          <w:p w14:paraId="4D9BA4D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66.91</w:t>
            </w:r>
          </w:p>
        </w:tc>
        <w:tc>
          <w:tcPr>
            <w:tcW w:w="794" w:type="dxa"/>
            <w:noWrap/>
            <w:hideMark/>
          </w:tcPr>
          <w:p w14:paraId="67102BD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99.08</w:t>
            </w:r>
          </w:p>
        </w:tc>
        <w:tc>
          <w:tcPr>
            <w:tcW w:w="794" w:type="dxa"/>
            <w:noWrap/>
            <w:hideMark/>
          </w:tcPr>
          <w:p w14:paraId="726ECAF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67.46</w:t>
            </w:r>
          </w:p>
        </w:tc>
      </w:tr>
      <w:tr w:rsidR="000F2C0D" w:rsidRPr="006B2FE3" w14:paraId="79442C94"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F5FAD05" w14:textId="6B855794" w:rsidR="008A0C97" w:rsidRPr="000F2C0D" w:rsidRDefault="008A0C97" w:rsidP="00F82766">
            <w:pPr>
              <w:contextualSpacing/>
              <w:rPr>
                <w:b w:val="0"/>
                <w:bCs w:val="0"/>
                <w:noProof/>
                <w:sz w:val="16"/>
                <w:szCs w:val="16"/>
              </w:rPr>
            </w:pPr>
            <w:r w:rsidRPr="000F2C0D">
              <w:rPr>
                <w:b w:val="0"/>
                <w:bCs w:val="0"/>
                <w:noProof/>
                <w:sz w:val="16"/>
                <w:szCs w:val="16"/>
              </w:rPr>
              <w:t>T.</w:t>
            </w:r>
            <w:r w:rsidR="006175E7">
              <w:rPr>
                <w:b w:val="0"/>
                <w:bCs w:val="0"/>
                <w:noProof/>
                <w:sz w:val="16"/>
                <w:szCs w:val="16"/>
              </w:rPr>
              <w:t>water</w:t>
            </w:r>
          </w:p>
        </w:tc>
        <w:tc>
          <w:tcPr>
            <w:tcW w:w="1003" w:type="dxa"/>
            <w:noWrap/>
            <w:hideMark/>
          </w:tcPr>
          <w:p w14:paraId="476E793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22.53</w:t>
            </w:r>
          </w:p>
        </w:tc>
        <w:tc>
          <w:tcPr>
            <w:tcW w:w="925" w:type="dxa"/>
            <w:noWrap/>
            <w:hideMark/>
          </w:tcPr>
          <w:p w14:paraId="742C7DC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23.28</w:t>
            </w:r>
          </w:p>
        </w:tc>
        <w:tc>
          <w:tcPr>
            <w:tcW w:w="795" w:type="dxa"/>
            <w:noWrap/>
            <w:hideMark/>
          </w:tcPr>
          <w:p w14:paraId="69E23CD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19.05</w:t>
            </w:r>
          </w:p>
        </w:tc>
        <w:tc>
          <w:tcPr>
            <w:tcW w:w="794" w:type="dxa"/>
            <w:noWrap/>
            <w:hideMark/>
          </w:tcPr>
          <w:p w14:paraId="2745068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19.03</w:t>
            </w:r>
          </w:p>
        </w:tc>
        <w:tc>
          <w:tcPr>
            <w:tcW w:w="794" w:type="dxa"/>
            <w:noWrap/>
            <w:hideMark/>
          </w:tcPr>
          <w:p w14:paraId="1E19587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18.88</w:t>
            </w:r>
          </w:p>
        </w:tc>
        <w:tc>
          <w:tcPr>
            <w:tcW w:w="794" w:type="dxa"/>
            <w:noWrap/>
            <w:hideMark/>
          </w:tcPr>
          <w:p w14:paraId="4D64AA9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23.6</w:t>
            </w:r>
          </w:p>
        </w:tc>
        <w:tc>
          <w:tcPr>
            <w:tcW w:w="794" w:type="dxa"/>
            <w:noWrap/>
            <w:hideMark/>
          </w:tcPr>
          <w:p w14:paraId="29F26F3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24.63</w:t>
            </w:r>
          </w:p>
        </w:tc>
        <w:tc>
          <w:tcPr>
            <w:tcW w:w="821" w:type="dxa"/>
            <w:noWrap/>
            <w:hideMark/>
          </w:tcPr>
          <w:p w14:paraId="54A1D94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22.58</w:t>
            </w:r>
          </w:p>
        </w:tc>
        <w:tc>
          <w:tcPr>
            <w:tcW w:w="794" w:type="dxa"/>
            <w:noWrap/>
            <w:hideMark/>
          </w:tcPr>
          <w:p w14:paraId="6018CD5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15.88</w:t>
            </w:r>
          </w:p>
        </w:tc>
        <w:tc>
          <w:tcPr>
            <w:tcW w:w="794" w:type="dxa"/>
            <w:noWrap/>
            <w:hideMark/>
          </w:tcPr>
          <w:p w14:paraId="328A289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w:t>
            </w:r>
          </w:p>
        </w:tc>
      </w:tr>
      <w:tr w:rsidR="000F2C0D" w:rsidRPr="006B2FE3" w14:paraId="490DD7C3"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476F100B" w14:textId="77777777" w:rsidR="008A0C97" w:rsidRPr="000F2C0D" w:rsidRDefault="008A0C97" w:rsidP="00F82766">
            <w:pPr>
              <w:contextualSpacing/>
              <w:rPr>
                <w:b w:val="0"/>
                <w:bCs w:val="0"/>
                <w:noProof/>
                <w:sz w:val="16"/>
                <w:szCs w:val="16"/>
              </w:rPr>
            </w:pPr>
            <w:r w:rsidRPr="000F2C0D">
              <w:rPr>
                <w:b w:val="0"/>
                <w:bCs w:val="0"/>
                <w:noProof/>
                <w:sz w:val="16"/>
                <w:szCs w:val="16"/>
              </w:rPr>
              <w:t>pH</w:t>
            </w:r>
          </w:p>
        </w:tc>
        <w:tc>
          <w:tcPr>
            <w:tcW w:w="1003" w:type="dxa"/>
            <w:noWrap/>
            <w:hideMark/>
          </w:tcPr>
          <w:p w14:paraId="1AF85A4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7.99</w:t>
            </w:r>
          </w:p>
        </w:tc>
        <w:tc>
          <w:tcPr>
            <w:tcW w:w="925" w:type="dxa"/>
            <w:noWrap/>
            <w:hideMark/>
          </w:tcPr>
          <w:p w14:paraId="44ACD12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6.43</w:t>
            </w:r>
          </w:p>
        </w:tc>
        <w:tc>
          <w:tcPr>
            <w:tcW w:w="795" w:type="dxa"/>
            <w:noWrap/>
            <w:hideMark/>
          </w:tcPr>
          <w:p w14:paraId="34E194B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7.08</w:t>
            </w:r>
          </w:p>
        </w:tc>
        <w:tc>
          <w:tcPr>
            <w:tcW w:w="794" w:type="dxa"/>
            <w:noWrap/>
            <w:hideMark/>
          </w:tcPr>
          <w:p w14:paraId="4D12595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w:t>
            </w:r>
          </w:p>
        </w:tc>
        <w:tc>
          <w:tcPr>
            <w:tcW w:w="794" w:type="dxa"/>
            <w:noWrap/>
            <w:hideMark/>
          </w:tcPr>
          <w:p w14:paraId="53FA2EE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7.18</w:t>
            </w:r>
          </w:p>
        </w:tc>
        <w:tc>
          <w:tcPr>
            <w:tcW w:w="794" w:type="dxa"/>
            <w:noWrap/>
            <w:hideMark/>
          </w:tcPr>
          <w:p w14:paraId="3FE72F8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7.22</w:t>
            </w:r>
          </w:p>
        </w:tc>
        <w:tc>
          <w:tcPr>
            <w:tcW w:w="794" w:type="dxa"/>
            <w:noWrap/>
            <w:hideMark/>
          </w:tcPr>
          <w:p w14:paraId="231680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7.31</w:t>
            </w:r>
          </w:p>
        </w:tc>
        <w:tc>
          <w:tcPr>
            <w:tcW w:w="821" w:type="dxa"/>
            <w:noWrap/>
            <w:hideMark/>
          </w:tcPr>
          <w:p w14:paraId="31439C1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7.14</w:t>
            </w:r>
          </w:p>
        </w:tc>
        <w:tc>
          <w:tcPr>
            <w:tcW w:w="794" w:type="dxa"/>
            <w:noWrap/>
            <w:hideMark/>
          </w:tcPr>
          <w:p w14:paraId="09C769E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6.96</w:t>
            </w:r>
          </w:p>
        </w:tc>
        <w:tc>
          <w:tcPr>
            <w:tcW w:w="794" w:type="dxa"/>
            <w:noWrap/>
            <w:hideMark/>
          </w:tcPr>
          <w:p w14:paraId="4236BD6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6.76</w:t>
            </w:r>
          </w:p>
        </w:tc>
      </w:tr>
      <w:tr w:rsidR="000F2C0D" w:rsidRPr="006B2FE3" w14:paraId="5EB98F9D"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31B3386" w14:textId="77777777" w:rsidR="008A0C97" w:rsidRPr="000F2C0D" w:rsidRDefault="008A0C97" w:rsidP="00F82766">
            <w:pPr>
              <w:contextualSpacing/>
              <w:rPr>
                <w:b w:val="0"/>
                <w:bCs w:val="0"/>
                <w:noProof/>
                <w:sz w:val="16"/>
                <w:szCs w:val="16"/>
              </w:rPr>
            </w:pPr>
            <w:r w:rsidRPr="000F2C0D">
              <w:rPr>
                <w:b w:val="0"/>
                <w:bCs w:val="0"/>
                <w:noProof/>
                <w:sz w:val="16"/>
                <w:szCs w:val="16"/>
              </w:rPr>
              <w:t>NH</w:t>
            </w:r>
            <w:r w:rsidRPr="000F2C0D">
              <w:rPr>
                <w:b w:val="0"/>
                <w:bCs w:val="0"/>
                <w:noProof/>
                <w:sz w:val="16"/>
                <w:szCs w:val="16"/>
                <w:vertAlign w:val="subscript"/>
              </w:rPr>
              <w:t>4</w:t>
            </w:r>
            <w:r w:rsidRPr="000F2C0D">
              <w:rPr>
                <w:b w:val="0"/>
                <w:bCs w:val="0"/>
                <w:noProof/>
                <w:sz w:val="16"/>
                <w:szCs w:val="16"/>
                <w:vertAlign w:val="superscript"/>
              </w:rPr>
              <w:t>+</w:t>
            </w:r>
          </w:p>
        </w:tc>
        <w:tc>
          <w:tcPr>
            <w:tcW w:w="1003" w:type="dxa"/>
            <w:noWrap/>
            <w:hideMark/>
          </w:tcPr>
          <w:p w14:paraId="1B2B23F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0.15</w:t>
            </w:r>
          </w:p>
        </w:tc>
        <w:tc>
          <w:tcPr>
            <w:tcW w:w="925" w:type="dxa"/>
            <w:noWrap/>
            <w:hideMark/>
          </w:tcPr>
          <w:p w14:paraId="610F7FD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p>
        </w:tc>
        <w:tc>
          <w:tcPr>
            <w:tcW w:w="795" w:type="dxa"/>
            <w:noWrap/>
            <w:hideMark/>
          </w:tcPr>
          <w:p w14:paraId="2AA73A8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0.11</w:t>
            </w:r>
          </w:p>
        </w:tc>
        <w:tc>
          <w:tcPr>
            <w:tcW w:w="794" w:type="dxa"/>
            <w:noWrap/>
            <w:hideMark/>
          </w:tcPr>
          <w:p w14:paraId="6C7D69C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0.11</w:t>
            </w:r>
          </w:p>
        </w:tc>
        <w:tc>
          <w:tcPr>
            <w:tcW w:w="794" w:type="dxa"/>
            <w:noWrap/>
            <w:hideMark/>
          </w:tcPr>
          <w:p w14:paraId="22506A4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0.08</w:t>
            </w:r>
          </w:p>
        </w:tc>
        <w:tc>
          <w:tcPr>
            <w:tcW w:w="794" w:type="dxa"/>
            <w:noWrap/>
            <w:hideMark/>
          </w:tcPr>
          <w:p w14:paraId="020A4EC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0.17</w:t>
            </w:r>
          </w:p>
        </w:tc>
        <w:tc>
          <w:tcPr>
            <w:tcW w:w="794" w:type="dxa"/>
            <w:noWrap/>
            <w:hideMark/>
          </w:tcPr>
          <w:p w14:paraId="607C32F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0.09</w:t>
            </w:r>
          </w:p>
        </w:tc>
        <w:tc>
          <w:tcPr>
            <w:tcW w:w="821" w:type="dxa"/>
            <w:noWrap/>
            <w:hideMark/>
          </w:tcPr>
          <w:p w14:paraId="17BBA99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w:t>
            </w:r>
          </w:p>
        </w:tc>
        <w:tc>
          <w:tcPr>
            <w:tcW w:w="794" w:type="dxa"/>
            <w:noWrap/>
            <w:hideMark/>
          </w:tcPr>
          <w:p w14:paraId="1566B6E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0.12</w:t>
            </w:r>
          </w:p>
        </w:tc>
        <w:tc>
          <w:tcPr>
            <w:tcW w:w="794" w:type="dxa"/>
            <w:noWrap/>
            <w:hideMark/>
          </w:tcPr>
          <w:p w14:paraId="20830DE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0.13</w:t>
            </w:r>
          </w:p>
        </w:tc>
      </w:tr>
      <w:tr w:rsidR="000F2C0D" w:rsidRPr="006B2FE3" w14:paraId="11AE860A"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FC7706D" w14:textId="77777777" w:rsidR="008A0C97" w:rsidRPr="000F2C0D" w:rsidRDefault="008A0C97" w:rsidP="00F82766">
            <w:pPr>
              <w:contextualSpacing/>
              <w:rPr>
                <w:b w:val="0"/>
                <w:bCs w:val="0"/>
                <w:noProof/>
                <w:sz w:val="16"/>
                <w:szCs w:val="16"/>
              </w:rPr>
            </w:pPr>
            <w:r w:rsidRPr="000F2C0D">
              <w:rPr>
                <w:b w:val="0"/>
                <w:bCs w:val="0"/>
                <w:noProof/>
                <w:sz w:val="16"/>
                <w:szCs w:val="16"/>
              </w:rPr>
              <w:t>PO</w:t>
            </w:r>
            <w:r w:rsidRPr="000F2C0D">
              <w:rPr>
                <w:b w:val="0"/>
                <w:bCs w:val="0"/>
                <w:noProof/>
                <w:sz w:val="16"/>
                <w:szCs w:val="16"/>
                <w:vertAlign w:val="subscript"/>
              </w:rPr>
              <w:t>4</w:t>
            </w:r>
            <w:r w:rsidRPr="000F2C0D">
              <w:rPr>
                <w:b w:val="0"/>
                <w:bCs w:val="0"/>
                <w:noProof/>
                <w:sz w:val="16"/>
                <w:szCs w:val="16"/>
                <w:vertAlign w:val="superscript"/>
              </w:rPr>
              <w:t>-</w:t>
            </w:r>
          </w:p>
        </w:tc>
        <w:tc>
          <w:tcPr>
            <w:tcW w:w="1003" w:type="dxa"/>
            <w:noWrap/>
            <w:hideMark/>
          </w:tcPr>
          <w:p w14:paraId="752D601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0.13</w:t>
            </w:r>
          </w:p>
        </w:tc>
        <w:tc>
          <w:tcPr>
            <w:tcW w:w="925" w:type="dxa"/>
            <w:noWrap/>
            <w:hideMark/>
          </w:tcPr>
          <w:p w14:paraId="68CC3C6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4.28</w:t>
            </w:r>
          </w:p>
        </w:tc>
        <w:tc>
          <w:tcPr>
            <w:tcW w:w="795" w:type="dxa"/>
            <w:noWrap/>
            <w:hideMark/>
          </w:tcPr>
          <w:p w14:paraId="7E352FF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4.13</w:t>
            </w:r>
          </w:p>
        </w:tc>
        <w:tc>
          <w:tcPr>
            <w:tcW w:w="794" w:type="dxa"/>
            <w:noWrap/>
            <w:hideMark/>
          </w:tcPr>
          <w:p w14:paraId="597E626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0.41</w:t>
            </w:r>
          </w:p>
        </w:tc>
        <w:tc>
          <w:tcPr>
            <w:tcW w:w="794" w:type="dxa"/>
            <w:noWrap/>
            <w:hideMark/>
          </w:tcPr>
          <w:p w14:paraId="60913E6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w:t>
            </w:r>
          </w:p>
        </w:tc>
        <w:tc>
          <w:tcPr>
            <w:tcW w:w="794" w:type="dxa"/>
            <w:noWrap/>
            <w:hideMark/>
          </w:tcPr>
          <w:p w14:paraId="3F14492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0.32</w:t>
            </w:r>
          </w:p>
        </w:tc>
        <w:tc>
          <w:tcPr>
            <w:tcW w:w="794" w:type="dxa"/>
            <w:noWrap/>
            <w:hideMark/>
          </w:tcPr>
          <w:p w14:paraId="0847B63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w:t>
            </w:r>
          </w:p>
        </w:tc>
        <w:tc>
          <w:tcPr>
            <w:tcW w:w="821" w:type="dxa"/>
            <w:noWrap/>
            <w:hideMark/>
          </w:tcPr>
          <w:p w14:paraId="4226FDC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0.41</w:t>
            </w:r>
          </w:p>
        </w:tc>
        <w:tc>
          <w:tcPr>
            <w:tcW w:w="794" w:type="dxa"/>
            <w:noWrap/>
            <w:hideMark/>
          </w:tcPr>
          <w:p w14:paraId="6CE391C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1.67</w:t>
            </w:r>
          </w:p>
        </w:tc>
        <w:tc>
          <w:tcPr>
            <w:tcW w:w="794" w:type="dxa"/>
            <w:noWrap/>
            <w:hideMark/>
          </w:tcPr>
          <w:p w14:paraId="715CD6E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0.17</w:t>
            </w:r>
          </w:p>
        </w:tc>
      </w:tr>
      <w:tr w:rsidR="000F2C0D" w:rsidRPr="006B2FE3" w14:paraId="329958A5"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F58E0CE" w14:textId="77777777" w:rsidR="008A0C97" w:rsidRPr="000F2C0D" w:rsidRDefault="008A0C97" w:rsidP="00F82766">
            <w:pPr>
              <w:contextualSpacing/>
              <w:rPr>
                <w:b w:val="0"/>
                <w:bCs w:val="0"/>
                <w:noProof/>
                <w:sz w:val="16"/>
                <w:szCs w:val="16"/>
              </w:rPr>
            </w:pPr>
            <w:r w:rsidRPr="000F2C0D">
              <w:rPr>
                <w:b w:val="0"/>
                <w:bCs w:val="0"/>
                <w:noProof/>
                <w:sz w:val="16"/>
                <w:szCs w:val="16"/>
              </w:rPr>
              <w:t>NO</w:t>
            </w:r>
            <w:r w:rsidRPr="000F2C0D">
              <w:rPr>
                <w:b w:val="0"/>
                <w:bCs w:val="0"/>
                <w:noProof/>
                <w:sz w:val="16"/>
                <w:szCs w:val="16"/>
                <w:vertAlign w:val="subscript"/>
              </w:rPr>
              <w:t>3</w:t>
            </w:r>
            <w:r w:rsidRPr="000F2C0D">
              <w:rPr>
                <w:b w:val="0"/>
                <w:bCs w:val="0"/>
                <w:noProof/>
                <w:sz w:val="16"/>
                <w:szCs w:val="16"/>
                <w:vertAlign w:val="superscript"/>
              </w:rPr>
              <w:t>-</w:t>
            </w:r>
          </w:p>
        </w:tc>
        <w:tc>
          <w:tcPr>
            <w:tcW w:w="1003" w:type="dxa"/>
            <w:noWrap/>
            <w:hideMark/>
          </w:tcPr>
          <w:p w14:paraId="2799507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0.07</w:t>
            </w:r>
          </w:p>
        </w:tc>
        <w:tc>
          <w:tcPr>
            <w:tcW w:w="925" w:type="dxa"/>
            <w:noWrap/>
            <w:hideMark/>
          </w:tcPr>
          <w:p w14:paraId="3FB0001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w:t>
            </w:r>
          </w:p>
        </w:tc>
        <w:tc>
          <w:tcPr>
            <w:tcW w:w="795" w:type="dxa"/>
            <w:noWrap/>
            <w:hideMark/>
          </w:tcPr>
          <w:p w14:paraId="5DFFD0D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0.64</w:t>
            </w:r>
          </w:p>
        </w:tc>
        <w:tc>
          <w:tcPr>
            <w:tcW w:w="794" w:type="dxa"/>
            <w:noWrap/>
            <w:hideMark/>
          </w:tcPr>
          <w:p w14:paraId="39FC80B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0.01</w:t>
            </w:r>
          </w:p>
        </w:tc>
        <w:tc>
          <w:tcPr>
            <w:tcW w:w="794" w:type="dxa"/>
            <w:noWrap/>
            <w:hideMark/>
          </w:tcPr>
          <w:p w14:paraId="26E2721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0.02</w:t>
            </w:r>
          </w:p>
        </w:tc>
        <w:tc>
          <w:tcPr>
            <w:tcW w:w="794" w:type="dxa"/>
            <w:noWrap/>
            <w:hideMark/>
          </w:tcPr>
          <w:p w14:paraId="58401AD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0.04</w:t>
            </w:r>
          </w:p>
        </w:tc>
        <w:tc>
          <w:tcPr>
            <w:tcW w:w="794" w:type="dxa"/>
            <w:noWrap/>
            <w:hideMark/>
          </w:tcPr>
          <w:p w14:paraId="2E51E02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0.44</w:t>
            </w:r>
          </w:p>
        </w:tc>
        <w:tc>
          <w:tcPr>
            <w:tcW w:w="821" w:type="dxa"/>
            <w:noWrap/>
            <w:hideMark/>
          </w:tcPr>
          <w:p w14:paraId="1611074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0.05</w:t>
            </w:r>
          </w:p>
        </w:tc>
        <w:tc>
          <w:tcPr>
            <w:tcW w:w="794" w:type="dxa"/>
            <w:noWrap/>
            <w:hideMark/>
          </w:tcPr>
          <w:p w14:paraId="26519AE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w:t>
            </w:r>
          </w:p>
        </w:tc>
        <w:tc>
          <w:tcPr>
            <w:tcW w:w="794" w:type="dxa"/>
            <w:noWrap/>
            <w:hideMark/>
          </w:tcPr>
          <w:p w14:paraId="23B0041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0.02</w:t>
            </w:r>
          </w:p>
        </w:tc>
      </w:tr>
      <w:tr w:rsidR="000F2C0D" w:rsidRPr="006B2FE3" w14:paraId="09FA0254"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FEA8291" w14:textId="487B1A7A" w:rsidR="008A0C97" w:rsidRPr="000F2C0D" w:rsidRDefault="008A0C97" w:rsidP="00F82766">
            <w:pPr>
              <w:contextualSpacing/>
              <w:rPr>
                <w:b w:val="0"/>
                <w:bCs w:val="0"/>
                <w:noProof/>
                <w:sz w:val="16"/>
                <w:szCs w:val="16"/>
              </w:rPr>
            </w:pPr>
            <w:r w:rsidRPr="000F2C0D">
              <w:rPr>
                <w:b w:val="0"/>
                <w:bCs w:val="0"/>
                <w:noProof/>
                <w:sz w:val="16"/>
                <w:szCs w:val="16"/>
              </w:rPr>
              <w:t>B</w:t>
            </w:r>
            <w:r w:rsidR="006175E7">
              <w:rPr>
                <w:b w:val="0"/>
                <w:bCs w:val="0"/>
                <w:noProof/>
                <w:sz w:val="16"/>
                <w:szCs w:val="16"/>
              </w:rPr>
              <w:t>ank.h</w:t>
            </w:r>
          </w:p>
        </w:tc>
        <w:tc>
          <w:tcPr>
            <w:tcW w:w="1003" w:type="dxa"/>
            <w:noWrap/>
            <w:hideMark/>
          </w:tcPr>
          <w:p w14:paraId="6492145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0.75</w:t>
            </w:r>
          </w:p>
        </w:tc>
        <w:tc>
          <w:tcPr>
            <w:tcW w:w="925" w:type="dxa"/>
            <w:noWrap/>
            <w:hideMark/>
          </w:tcPr>
          <w:p w14:paraId="5323AD9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0.59</w:t>
            </w:r>
          </w:p>
        </w:tc>
        <w:tc>
          <w:tcPr>
            <w:tcW w:w="795" w:type="dxa"/>
            <w:noWrap/>
            <w:hideMark/>
          </w:tcPr>
          <w:p w14:paraId="1AC66A9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0.54</w:t>
            </w:r>
          </w:p>
        </w:tc>
        <w:tc>
          <w:tcPr>
            <w:tcW w:w="794" w:type="dxa"/>
            <w:noWrap/>
            <w:hideMark/>
          </w:tcPr>
          <w:p w14:paraId="48F417A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0.69</w:t>
            </w:r>
          </w:p>
        </w:tc>
        <w:tc>
          <w:tcPr>
            <w:tcW w:w="794" w:type="dxa"/>
            <w:noWrap/>
            <w:hideMark/>
          </w:tcPr>
          <w:p w14:paraId="573CDBC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0.29</w:t>
            </w:r>
          </w:p>
        </w:tc>
        <w:tc>
          <w:tcPr>
            <w:tcW w:w="794" w:type="dxa"/>
            <w:noWrap/>
            <w:hideMark/>
          </w:tcPr>
          <w:p w14:paraId="54C847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0.46</w:t>
            </w:r>
          </w:p>
        </w:tc>
        <w:tc>
          <w:tcPr>
            <w:tcW w:w="794" w:type="dxa"/>
            <w:noWrap/>
            <w:hideMark/>
          </w:tcPr>
          <w:p w14:paraId="2263041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0.44</w:t>
            </w:r>
          </w:p>
        </w:tc>
        <w:tc>
          <w:tcPr>
            <w:tcW w:w="821" w:type="dxa"/>
            <w:noWrap/>
            <w:hideMark/>
          </w:tcPr>
          <w:p w14:paraId="4BA016D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0.34</w:t>
            </w:r>
          </w:p>
        </w:tc>
        <w:tc>
          <w:tcPr>
            <w:tcW w:w="794" w:type="dxa"/>
            <w:noWrap/>
            <w:hideMark/>
          </w:tcPr>
          <w:p w14:paraId="5799B41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0.36</w:t>
            </w:r>
          </w:p>
        </w:tc>
        <w:tc>
          <w:tcPr>
            <w:tcW w:w="794" w:type="dxa"/>
            <w:noWrap/>
            <w:hideMark/>
          </w:tcPr>
          <w:p w14:paraId="3E9F8D3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0.89</w:t>
            </w:r>
          </w:p>
        </w:tc>
      </w:tr>
      <w:tr w:rsidR="000F2C0D" w:rsidRPr="006B2FE3" w14:paraId="232C7EFD"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7380796" w14:textId="413C986D" w:rsidR="008A0C97" w:rsidRPr="000F2C0D" w:rsidRDefault="008A0C97" w:rsidP="00F82766">
            <w:pPr>
              <w:contextualSpacing/>
              <w:rPr>
                <w:b w:val="0"/>
                <w:bCs w:val="0"/>
                <w:noProof/>
                <w:sz w:val="16"/>
                <w:szCs w:val="16"/>
              </w:rPr>
            </w:pPr>
            <w:r w:rsidRPr="000F2C0D">
              <w:rPr>
                <w:b w:val="0"/>
                <w:bCs w:val="0"/>
                <w:noProof/>
                <w:sz w:val="16"/>
                <w:szCs w:val="16"/>
              </w:rPr>
              <w:t>R</w:t>
            </w:r>
            <w:r w:rsidR="006175E7">
              <w:rPr>
                <w:b w:val="0"/>
                <w:bCs w:val="0"/>
                <w:noProof/>
                <w:sz w:val="16"/>
                <w:szCs w:val="16"/>
              </w:rPr>
              <w:t>osgen.I</w:t>
            </w:r>
          </w:p>
        </w:tc>
        <w:tc>
          <w:tcPr>
            <w:tcW w:w="1003" w:type="dxa"/>
            <w:noWrap/>
            <w:hideMark/>
          </w:tcPr>
          <w:p w14:paraId="4978100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17.99</w:t>
            </w:r>
          </w:p>
        </w:tc>
        <w:tc>
          <w:tcPr>
            <w:tcW w:w="925" w:type="dxa"/>
            <w:noWrap/>
            <w:hideMark/>
          </w:tcPr>
          <w:p w14:paraId="1E0CC94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15.76</w:t>
            </w:r>
          </w:p>
        </w:tc>
        <w:tc>
          <w:tcPr>
            <w:tcW w:w="795" w:type="dxa"/>
            <w:noWrap/>
            <w:hideMark/>
          </w:tcPr>
          <w:p w14:paraId="6B9324C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11.78</w:t>
            </w:r>
          </w:p>
        </w:tc>
        <w:tc>
          <w:tcPr>
            <w:tcW w:w="794" w:type="dxa"/>
            <w:noWrap/>
            <w:hideMark/>
          </w:tcPr>
          <w:p w14:paraId="06F6BAA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18.41</w:t>
            </w:r>
          </w:p>
        </w:tc>
        <w:tc>
          <w:tcPr>
            <w:tcW w:w="794" w:type="dxa"/>
            <w:noWrap/>
            <w:hideMark/>
          </w:tcPr>
          <w:p w14:paraId="4263D39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15.15</w:t>
            </w:r>
          </w:p>
        </w:tc>
        <w:tc>
          <w:tcPr>
            <w:tcW w:w="794" w:type="dxa"/>
            <w:noWrap/>
            <w:hideMark/>
          </w:tcPr>
          <w:p w14:paraId="0ABA0F4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14.7</w:t>
            </w:r>
          </w:p>
        </w:tc>
        <w:tc>
          <w:tcPr>
            <w:tcW w:w="794" w:type="dxa"/>
            <w:noWrap/>
            <w:hideMark/>
          </w:tcPr>
          <w:p w14:paraId="1EE9813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13.38</w:t>
            </w:r>
          </w:p>
        </w:tc>
        <w:tc>
          <w:tcPr>
            <w:tcW w:w="821" w:type="dxa"/>
            <w:noWrap/>
            <w:hideMark/>
          </w:tcPr>
          <w:p w14:paraId="7F100EE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18.16</w:t>
            </w:r>
          </w:p>
        </w:tc>
        <w:tc>
          <w:tcPr>
            <w:tcW w:w="794" w:type="dxa"/>
            <w:noWrap/>
            <w:hideMark/>
          </w:tcPr>
          <w:p w14:paraId="2619670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23.15</w:t>
            </w:r>
          </w:p>
        </w:tc>
        <w:tc>
          <w:tcPr>
            <w:tcW w:w="794" w:type="dxa"/>
            <w:noWrap/>
            <w:hideMark/>
          </w:tcPr>
          <w:p w14:paraId="3793262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12.01</w:t>
            </w:r>
          </w:p>
        </w:tc>
      </w:tr>
      <w:tr w:rsidR="000F2C0D" w:rsidRPr="006B2FE3" w14:paraId="5662FBCD"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7D10864D" w14:textId="77777777" w:rsidR="008A0C97" w:rsidRPr="000F2C0D" w:rsidRDefault="008A0C97" w:rsidP="00F82766">
            <w:pPr>
              <w:contextualSpacing/>
              <w:rPr>
                <w:b w:val="0"/>
                <w:bCs w:val="0"/>
                <w:noProof/>
                <w:sz w:val="16"/>
                <w:szCs w:val="16"/>
              </w:rPr>
            </w:pPr>
            <w:r w:rsidRPr="000F2C0D">
              <w:rPr>
                <w:b w:val="0"/>
                <w:bCs w:val="0"/>
                <w:noProof/>
                <w:sz w:val="16"/>
                <w:szCs w:val="16"/>
              </w:rPr>
              <w:t>d50</w:t>
            </w:r>
          </w:p>
        </w:tc>
        <w:tc>
          <w:tcPr>
            <w:tcW w:w="1003" w:type="dxa"/>
            <w:noWrap/>
            <w:hideMark/>
          </w:tcPr>
          <w:p w14:paraId="731C6DA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925" w:type="dxa"/>
            <w:noWrap/>
            <w:hideMark/>
          </w:tcPr>
          <w:p w14:paraId="24A7831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5" w:type="dxa"/>
            <w:noWrap/>
            <w:hideMark/>
          </w:tcPr>
          <w:p w14:paraId="495D316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32</w:t>
            </w:r>
          </w:p>
        </w:tc>
        <w:tc>
          <w:tcPr>
            <w:tcW w:w="794" w:type="dxa"/>
            <w:noWrap/>
            <w:hideMark/>
          </w:tcPr>
          <w:p w14:paraId="173DBFD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36F4AEF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63E9CF4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1BC135C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25</w:t>
            </w:r>
          </w:p>
        </w:tc>
        <w:tc>
          <w:tcPr>
            <w:tcW w:w="821" w:type="dxa"/>
            <w:noWrap/>
            <w:hideMark/>
          </w:tcPr>
          <w:p w14:paraId="5E37DC9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2017796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3F98723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r>
      <w:tr w:rsidR="000F2C0D" w:rsidRPr="006B2FE3" w14:paraId="2A5FF4CA"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2E62D46B" w14:textId="39E3734C" w:rsidR="008A0C97" w:rsidRPr="000F2C0D" w:rsidRDefault="008A0C97" w:rsidP="00F82766">
            <w:pPr>
              <w:contextualSpacing/>
              <w:rPr>
                <w:b w:val="0"/>
                <w:bCs w:val="0"/>
                <w:noProof/>
                <w:sz w:val="16"/>
                <w:szCs w:val="16"/>
              </w:rPr>
            </w:pPr>
            <w:r w:rsidRPr="000F2C0D">
              <w:rPr>
                <w:b w:val="0"/>
                <w:bCs w:val="0"/>
                <w:noProof/>
                <w:sz w:val="16"/>
                <w:szCs w:val="16"/>
              </w:rPr>
              <w:t>C</w:t>
            </w:r>
            <w:r w:rsidR="006175E7">
              <w:rPr>
                <w:b w:val="0"/>
                <w:bCs w:val="0"/>
                <w:noProof/>
                <w:sz w:val="16"/>
                <w:szCs w:val="16"/>
              </w:rPr>
              <w:t>anopy</w:t>
            </w:r>
          </w:p>
        </w:tc>
        <w:tc>
          <w:tcPr>
            <w:tcW w:w="1003" w:type="dxa"/>
            <w:noWrap/>
            <w:hideMark/>
          </w:tcPr>
          <w:p w14:paraId="4CE9DEC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68.77</w:t>
            </w:r>
          </w:p>
        </w:tc>
        <w:tc>
          <w:tcPr>
            <w:tcW w:w="925" w:type="dxa"/>
            <w:noWrap/>
            <w:hideMark/>
          </w:tcPr>
          <w:p w14:paraId="431565D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89.86</w:t>
            </w:r>
          </w:p>
        </w:tc>
        <w:tc>
          <w:tcPr>
            <w:tcW w:w="795" w:type="dxa"/>
            <w:noWrap/>
            <w:hideMark/>
          </w:tcPr>
          <w:p w14:paraId="26F1D81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58.56</w:t>
            </w:r>
          </w:p>
        </w:tc>
        <w:tc>
          <w:tcPr>
            <w:tcW w:w="794" w:type="dxa"/>
            <w:noWrap/>
            <w:hideMark/>
          </w:tcPr>
          <w:p w14:paraId="26FC513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14.41</w:t>
            </w:r>
          </w:p>
        </w:tc>
        <w:tc>
          <w:tcPr>
            <w:tcW w:w="794" w:type="dxa"/>
            <w:noWrap/>
            <w:hideMark/>
          </w:tcPr>
          <w:p w14:paraId="38C4507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0.9</w:t>
            </w:r>
          </w:p>
        </w:tc>
        <w:tc>
          <w:tcPr>
            <w:tcW w:w="794" w:type="dxa"/>
            <w:noWrap/>
            <w:hideMark/>
          </w:tcPr>
          <w:p w14:paraId="5E4EF85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68.47</w:t>
            </w:r>
          </w:p>
        </w:tc>
        <w:tc>
          <w:tcPr>
            <w:tcW w:w="794" w:type="dxa"/>
            <w:noWrap/>
            <w:hideMark/>
          </w:tcPr>
          <w:p w14:paraId="169ABE3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29.28</w:t>
            </w:r>
          </w:p>
        </w:tc>
        <w:tc>
          <w:tcPr>
            <w:tcW w:w="821" w:type="dxa"/>
            <w:noWrap/>
            <w:hideMark/>
          </w:tcPr>
          <w:p w14:paraId="497EE5F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73.65</w:t>
            </w:r>
          </w:p>
        </w:tc>
        <w:tc>
          <w:tcPr>
            <w:tcW w:w="794" w:type="dxa"/>
            <w:noWrap/>
            <w:hideMark/>
          </w:tcPr>
          <w:p w14:paraId="24492D3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w:t>
            </w:r>
          </w:p>
        </w:tc>
        <w:tc>
          <w:tcPr>
            <w:tcW w:w="794" w:type="dxa"/>
            <w:noWrap/>
            <w:hideMark/>
          </w:tcPr>
          <w:p w14:paraId="265873D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44.14</w:t>
            </w:r>
          </w:p>
        </w:tc>
      </w:tr>
      <w:tr w:rsidR="000F2C0D" w:rsidRPr="006B2FE3" w14:paraId="1E13561D"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E3EB762" w14:textId="3B577A04" w:rsidR="008A0C97" w:rsidRPr="000F2C0D" w:rsidRDefault="006175E7" w:rsidP="00F82766">
            <w:pPr>
              <w:contextualSpacing/>
              <w:rPr>
                <w:b w:val="0"/>
                <w:bCs w:val="0"/>
                <w:noProof/>
                <w:sz w:val="16"/>
                <w:szCs w:val="16"/>
              </w:rPr>
            </w:pPr>
            <w:r>
              <w:rPr>
                <w:b w:val="0"/>
                <w:bCs w:val="0"/>
                <w:noProof/>
                <w:sz w:val="16"/>
                <w:szCs w:val="16"/>
              </w:rPr>
              <w:t>Rip.forest</w:t>
            </w:r>
          </w:p>
        </w:tc>
        <w:tc>
          <w:tcPr>
            <w:tcW w:w="1003" w:type="dxa"/>
            <w:noWrap/>
            <w:hideMark/>
          </w:tcPr>
          <w:p w14:paraId="404E8EE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3.92</w:t>
            </w:r>
          </w:p>
        </w:tc>
        <w:tc>
          <w:tcPr>
            <w:tcW w:w="925" w:type="dxa"/>
            <w:noWrap/>
            <w:hideMark/>
          </w:tcPr>
          <w:p w14:paraId="20CD13A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3.92</w:t>
            </w:r>
          </w:p>
        </w:tc>
        <w:tc>
          <w:tcPr>
            <w:tcW w:w="795" w:type="dxa"/>
            <w:noWrap/>
            <w:hideMark/>
          </w:tcPr>
          <w:p w14:paraId="7678B2E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7.41</w:t>
            </w:r>
          </w:p>
        </w:tc>
        <w:tc>
          <w:tcPr>
            <w:tcW w:w="794" w:type="dxa"/>
            <w:noWrap/>
            <w:hideMark/>
          </w:tcPr>
          <w:p w14:paraId="0F75418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2.27</w:t>
            </w:r>
          </w:p>
        </w:tc>
        <w:tc>
          <w:tcPr>
            <w:tcW w:w="794" w:type="dxa"/>
            <w:noWrap/>
            <w:hideMark/>
          </w:tcPr>
          <w:p w14:paraId="2060D06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32.9</w:t>
            </w:r>
          </w:p>
        </w:tc>
        <w:tc>
          <w:tcPr>
            <w:tcW w:w="794" w:type="dxa"/>
            <w:noWrap/>
            <w:hideMark/>
          </w:tcPr>
          <w:p w14:paraId="3D280E3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11.05</w:t>
            </w:r>
          </w:p>
        </w:tc>
        <w:tc>
          <w:tcPr>
            <w:tcW w:w="794" w:type="dxa"/>
            <w:noWrap/>
            <w:hideMark/>
          </w:tcPr>
          <w:p w14:paraId="44B6CF3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5.28</w:t>
            </w:r>
          </w:p>
        </w:tc>
        <w:tc>
          <w:tcPr>
            <w:tcW w:w="821" w:type="dxa"/>
            <w:noWrap/>
            <w:hideMark/>
          </w:tcPr>
          <w:p w14:paraId="34384C6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19.86</w:t>
            </w:r>
          </w:p>
        </w:tc>
        <w:tc>
          <w:tcPr>
            <w:tcW w:w="794" w:type="dxa"/>
            <w:noWrap/>
            <w:hideMark/>
          </w:tcPr>
          <w:p w14:paraId="6ED7893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9.06</w:t>
            </w:r>
          </w:p>
        </w:tc>
        <w:tc>
          <w:tcPr>
            <w:tcW w:w="794" w:type="dxa"/>
            <w:noWrap/>
            <w:hideMark/>
          </w:tcPr>
          <w:p w14:paraId="5DB9057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14.33</w:t>
            </w:r>
          </w:p>
        </w:tc>
      </w:tr>
      <w:tr w:rsidR="000F2C0D" w:rsidRPr="006B2FE3" w14:paraId="393D2D69"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6DB4CA2" w14:textId="07A4BEDB" w:rsidR="008A0C97" w:rsidRPr="000F2C0D" w:rsidRDefault="006175E7" w:rsidP="00F82766">
            <w:pPr>
              <w:contextualSpacing/>
              <w:rPr>
                <w:b w:val="0"/>
                <w:bCs w:val="0"/>
                <w:noProof/>
                <w:sz w:val="16"/>
                <w:szCs w:val="16"/>
              </w:rPr>
            </w:pPr>
            <w:r>
              <w:rPr>
                <w:b w:val="0"/>
                <w:bCs w:val="0"/>
                <w:noProof/>
                <w:sz w:val="16"/>
                <w:szCs w:val="16"/>
              </w:rPr>
              <w:t>AP</w:t>
            </w:r>
          </w:p>
        </w:tc>
        <w:tc>
          <w:tcPr>
            <w:tcW w:w="1003" w:type="dxa"/>
            <w:noWrap/>
            <w:hideMark/>
          </w:tcPr>
          <w:p w14:paraId="58835A6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67.75</w:t>
            </w:r>
          </w:p>
        </w:tc>
        <w:tc>
          <w:tcPr>
            <w:tcW w:w="925" w:type="dxa"/>
            <w:noWrap/>
            <w:hideMark/>
          </w:tcPr>
          <w:p w14:paraId="422FFCC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67.75</w:t>
            </w:r>
          </w:p>
        </w:tc>
        <w:tc>
          <w:tcPr>
            <w:tcW w:w="795" w:type="dxa"/>
            <w:noWrap/>
            <w:hideMark/>
          </w:tcPr>
          <w:p w14:paraId="4600621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80.77</w:t>
            </w:r>
          </w:p>
        </w:tc>
        <w:tc>
          <w:tcPr>
            <w:tcW w:w="794" w:type="dxa"/>
            <w:noWrap/>
            <w:hideMark/>
          </w:tcPr>
          <w:p w14:paraId="17BED38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79.13</w:t>
            </w:r>
          </w:p>
        </w:tc>
        <w:tc>
          <w:tcPr>
            <w:tcW w:w="794" w:type="dxa"/>
            <w:noWrap/>
            <w:hideMark/>
          </w:tcPr>
          <w:p w14:paraId="0EC4F7F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92.37</w:t>
            </w:r>
          </w:p>
        </w:tc>
        <w:tc>
          <w:tcPr>
            <w:tcW w:w="794" w:type="dxa"/>
            <w:noWrap/>
            <w:hideMark/>
          </w:tcPr>
          <w:p w14:paraId="3568D0F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85.36</w:t>
            </w:r>
          </w:p>
        </w:tc>
        <w:tc>
          <w:tcPr>
            <w:tcW w:w="794" w:type="dxa"/>
            <w:noWrap/>
            <w:hideMark/>
          </w:tcPr>
          <w:p w14:paraId="1125433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104.65</w:t>
            </w:r>
          </w:p>
        </w:tc>
        <w:tc>
          <w:tcPr>
            <w:tcW w:w="821" w:type="dxa"/>
            <w:noWrap/>
            <w:hideMark/>
          </w:tcPr>
          <w:p w14:paraId="5D9134C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102.41</w:t>
            </w:r>
          </w:p>
        </w:tc>
        <w:tc>
          <w:tcPr>
            <w:tcW w:w="794" w:type="dxa"/>
            <w:noWrap/>
            <w:hideMark/>
          </w:tcPr>
          <w:p w14:paraId="26A2AA4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120.31</w:t>
            </w:r>
          </w:p>
        </w:tc>
        <w:tc>
          <w:tcPr>
            <w:tcW w:w="794" w:type="dxa"/>
            <w:noWrap/>
            <w:hideMark/>
          </w:tcPr>
          <w:p w14:paraId="496B6CE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124.19</w:t>
            </w:r>
          </w:p>
        </w:tc>
      </w:tr>
      <w:tr w:rsidR="000F2C0D" w:rsidRPr="006B2FE3" w14:paraId="04D2AA49"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7B03F307" w14:textId="77777777" w:rsidR="008A0C97" w:rsidRPr="000F2C0D" w:rsidRDefault="008A0C97" w:rsidP="00F82766">
            <w:pPr>
              <w:contextualSpacing/>
              <w:rPr>
                <w:b w:val="0"/>
                <w:bCs w:val="0"/>
                <w:noProof/>
                <w:sz w:val="16"/>
                <w:szCs w:val="16"/>
              </w:rPr>
            </w:pPr>
            <w:r w:rsidRPr="000F2C0D">
              <w:rPr>
                <w:b w:val="0"/>
                <w:bCs w:val="0"/>
                <w:noProof/>
                <w:sz w:val="16"/>
                <w:szCs w:val="16"/>
              </w:rPr>
              <w:t>RH</w:t>
            </w:r>
          </w:p>
        </w:tc>
        <w:tc>
          <w:tcPr>
            <w:tcW w:w="1003" w:type="dxa"/>
            <w:noWrap/>
            <w:hideMark/>
          </w:tcPr>
          <w:p w14:paraId="503992D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69.6</w:t>
            </w:r>
          </w:p>
        </w:tc>
        <w:tc>
          <w:tcPr>
            <w:tcW w:w="925" w:type="dxa"/>
            <w:noWrap/>
            <w:hideMark/>
          </w:tcPr>
          <w:p w14:paraId="4BC2B17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69.6</w:t>
            </w:r>
          </w:p>
        </w:tc>
        <w:tc>
          <w:tcPr>
            <w:tcW w:w="795" w:type="dxa"/>
            <w:noWrap/>
            <w:hideMark/>
          </w:tcPr>
          <w:p w14:paraId="071F3C5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74.1</w:t>
            </w:r>
          </w:p>
        </w:tc>
        <w:tc>
          <w:tcPr>
            <w:tcW w:w="794" w:type="dxa"/>
            <w:noWrap/>
            <w:hideMark/>
          </w:tcPr>
          <w:p w14:paraId="545B614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72</w:t>
            </w:r>
          </w:p>
        </w:tc>
        <w:tc>
          <w:tcPr>
            <w:tcW w:w="794" w:type="dxa"/>
            <w:noWrap/>
            <w:hideMark/>
          </w:tcPr>
          <w:p w14:paraId="50AEA73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72.1</w:t>
            </w:r>
          </w:p>
        </w:tc>
        <w:tc>
          <w:tcPr>
            <w:tcW w:w="794" w:type="dxa"/>
            <w:noWrap/>
            <w:hideMark/>
          </w:tcPr>
          <w:p w14:paraId="575105E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73.4</w:t>
            </w:r>
          </w:p>
        </w:tc>
        <w:tc>
          <w:tcPr>
            <w:tcW w:w="794" w:type="dxa"/>
            <w:noWrap/>
            <w:hideMark/>
          </w:tcPr>
          <w:p w14:paraId="5A5D29F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75</w:t>
            </w:r>
          </w:p>
        </w:tc>
        <w:tc>
          <w:tcPr>
            <w:tcW w:w="821" w:type="dxa"/>
            <w:noWrap/>
            <w:hideMark/>
          </w:tcPr>
          <w:p w14:paraId="4320C76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74.2</w:t>
            </w:r>
          </w:p>
        </w:tc>
        <w:tc>
          <w:tcPr>
            <w:tcW w:w="794" w:type="dxa"/>
            <w:noWrap/>
            <w:hideMark/>
          </w:tcPr>
          <w:p w14:paraId="5B8E4A8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71.6</w:t>
            </w:r>
          </w:p>
        </w:tc>
        <w:tc>
          <w:tcPr>
            <w:tcW w:w="794" w:type="dxa"/>
            <w:noWrap/>
            <w:hideMark/>
          </w:tcPr>
          <w:p w14:paraId="7CCDF8E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71.4</w:t>
            </w:r>
          </w:p>
        </w:tc>
      </w:tr>
      <w:tr w:rsidR="000F2C0D" w:rsidRPr="006B2FE3" w14:paraId="77A01560"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20DB6972" w14:textId="77777777" w:rsidR="008A0C97" w:rsidRPr="000F2C0D" w:rsidRDefault="008A0C97" w:rsidP="00F82766">
            <w:pPr>
              <w:contextualSpacing/>
              <w:rPr>
                <w:b w:val="0"/>
                <w:bCs w:val="0"/>
                <w:noProof/>
                <w:sz w:val="16"/>
                <w:szCs w:val="16"/>
              </w:rPr>
            </w:pPr>
            <w:r w:rsidRPr="000F2C0D">
              <w:rPr>
                <w:b w:val="0"/>
                <w:bCs w:val="0"/>
                <w:noProof/>
                <w:sz w:val="16"/>
                <w:szCs w:val="16"/>
              </w:rPr>
              <w:lastRenderedPageBreak/>
              <w:t>PET</w:t>
            </w:r>
          </w:p>
        </w:tc>
        <w:tc>
          <w:tcPr>
            <w:tcW w:w="1003" w:type="dxa"/>
            <w:noWrap/>
            <w:hideMark/>
          </w:tcPr>
          <w:p w14:paraId="014CEC1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1177.1</w:t>
            </w:r>
          </w:p>
        </w:tc>
        <w:tc>
          <w:tcPr>
            <w:tcW w:w="925" w:type="dxa"/>
            <w:noWrap/>
            <w:hideMark/>
          </w:tcPr>
          <w:p w14:paraId="7F08DAE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1177.1</w:t>
            </w:r>
          </w:p>
        </w:tc>
        <w:tc>
          <w:tcPr>
            <w:tcW w:w="795" w:type="dxa"/>
            <w:noWrap/>
            <w:hideMark/>
          </w:tcPr>
          <w:p w14:paraId="11C2DFD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1129.9</w:t>
            </w:r>
          </w:p>
        </w:tc>
        <w:tc>
          <w:tcPr>
            <w:tcW w:w="794" w:type="dxa"/>
            <w:noWrap/>
            <w:hideMark/>
          </w:tcPr>
          <w:p w14:paraId="7C12B76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1135.3</w:t>
            </w:r>
          </w:p>
        </w:tc>
        <w:tc>
          <w:tcPr>
            <w:tcW w:w="794" w:type="dxa"/>
            <w:noWrap/>
            <w:hideMark/>
          </w:tcPr>
          <w:p w14:paraId="7512413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1139.2</w:t>
            </w:r>
          </w:p>
        </w:tc>
        <w:tc>
          <w:tcPr>
            <w:tcW w:w="794" w:type="dxa"/>
            <w:noWrap/>
            <w:hideMark/>
          </w:tcPr>
          <w:p w14:paraId="585C6BF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1136.5</w:t>
            </w:r>
          </w:p>
        </w:tc>
        <w:tc>
          <w:tcPr>
            <w:tcW w:w="794" w:type="dxa"/>
            <w:noWrap/>
            <w:hideMark/>
          </w:tcPr>
          <w:p w14:paraId="6CA7ABB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1126.6</w:t>
            </w:r>
          </w:p>
        </w:tc>
        <w:tc>
          <w:tcPr>
            <w:tcW w:w="821" w:type="dxa"/>
            <w:noWrap/>
            <w:hideMark/>
          </w:tcPr>
          <w:p w14:paraId="777461E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1122.6</w:t>
            </w:r>
          </w:p>
        </w:tc>
        <w:tc>
          <w:tcPr>
            <w:tcW w:w="794" w:type="dxa"/>
            <w:noWrap/>
            <w:hideMark/>
          </w:tcPr>
          <w:p w14:paraId="46DCB8A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1088.1</w:t>
            </w:r>
          </w:p>
        </w:tc>
        <w:tc>
          <w:tcPr>
            <w:tcW w:w="794" w:type="dxa"/>
            <w:noWrap/>
            <w:hideMark/>
          </w:tcPr>
          <w:p w14:paraId="1CA4C18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1062.1</w:t>
            </w:r>
          </w:p>
        </w:tc>
      </w:tr>
      <w:tr w:rsidR="000F2C0D" w:rsidRPr="006B2FE3" w14:paraId="4ACC3306"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36107D3" w14:textId="4463712F" w:rsidR="008A0C97" w:rsidRPr="000F2C0D" w:rsidRDefault="006175E7" w:rsidP="00F82766">
            <w:pPr>
              <w:contextualSpacing/>
              <w:rPr>
                <w:b w:val="0"/>
                <w:bCs w:val="0"/>
                <w:noProof/>
                <w:sz w:val="16"/>
                <w:szCs w:val="16"/>
              </w:rPr>
            </w:pPr>
            <w:r>
              <w:rPr>
                <w:b w:val="0"/>
                <w:bCs w:val="0"/>
                <w:noProof/>
                <w:sz w:val="16"/>
                <w:szCs w:val="16"/>
              </w:rPr>
              <w:t>Bas.dev</w:t>
            </w:r>
          </w:p>
        </w:tc>
        <w:tc>
          <w:tcPr>
            <w:tcW w:w="1003" w:type="dxa"/>
            <w:noWrap/>
            <w:hideMark/>
          </w:tcPr>
          <w:p w14:paraId="65B312F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4.74</w:t>
            </w:r>
          </w:p>
        </w:tc>
        <w:tc>
          <w:tcPr>
            <w:tcW w:w="925" w:type="dxa"/>
            <w:noWrap/>
            <w:hideMark/>
          </w:tcPr>
          <w:p w14:paraId="21EC040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4.74</w:t>
            </w:r>
          </w:p>
        </w:tc>
        <w:tc>
          <w:tcPr>
            <w:tcW w:w="795" w:type="dxa"/>
            <w:noWrap/>
            <w:hideMark/>
          </w:tcPr>
          <w:p w14:paraId="76630FA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8.28</w:t>
            </w:r>
          </w:p>
        </w:tc>
        <w:tc>
          <w:tcPr>
            <w:tcW w:w="794" w:type="dxa"/>
            <w:noWrap/>
            <w:hideMark/>
          </w:tcPr>
          <w:p w14:paraId="515D543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5.24</w:t>
            </w:r>
          </w:p>
        </w:tc>
        <w:tc>
          <w:tcPr>
            <w:tcW w:w="794" w:type="dxa"/>
            <w:noWrap/>
            <w:hideMark/>
          </w:tcPr>
          <w:p w14:paraId="047478E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2.45</w:t>
            </w:r>
          </w:p>
        </w:tc>
        <w:tc>
          <w:tcPr>
            <w:tcW w:w="794" w:type="dxa"/>
            <w:noWrap/>
            <w:hideMark/>
          </w:tcPr>
          <w:p w14:paraId="034F153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3.72</w:t>
            </w:r>
          </w:p>
        </w:tc>
        <w:tc>
          <w:tcPr>
            <w:tcW w:w="794" w:type="dxa"/>
            <w:noWrap/>
            <w:hideMark/>
          </w:tcPr>
          <w:p w14:paraId="0BEE2DB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11.81</w:t>
            </w:r>
          </w:p>
        </w:tc>
        <w:tc>
          <w:tcPr>
            <w:tcW w:w="821" w:type="dxa"/>
            <w:noWrap/>
            <w:hideMark/>
          </w:tcPr>
          <w:p w14:paraId="4B5C583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4.28</w:t>
            </w:r>
          </w:p>
        </w:tc>
        <w:tc>
          <w:tcPr>
            <w:tcW w:w="794" w:type="dxa"/>
            <w:noWrap/>
            <w:hideMark/>
          </w:tcPr>
          <w:p w14:paraId="30B1103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10.88</w:t>
            </w:r>
          </w:p>
        </w:tc>
        <w:tc>
          <w:tcPr>
            <w:tcW w:w="794" w:type="dxa"/>
            <w:noWrap/>
            <w:hideMark/>
          </w:tcPr>
          <w:p w14:paraId="13C6C04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76.71</w:t>
            </w:r>
          </w:p>
        </w:tc>
      </w:tr>
      <w:tr w:rsidR="000F2C0D" w:rsidRPr="006B2FE3" w14:paraId="57395A13"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6CE39FC" w14:textId="58C6E24C" w:rsidR="008A0C97" w:rsidRPr="000F2C0D" w:rsidRDefault="006175E7" w:rsidP="00F82766">
            <w:pPr>
              <w:contextualSpacing/>
              <w:rPr>
                <w:b w:val="0"/>
                <w:bCs w:val="0"/>
                <w:noProof/>
                <w:sz w:val="16"/>
                <w:szCs w:val="16"/>
              </w:rPr>
            </w:pPr>
            <w:r>
              <w:rPr>
                <w:b w:val="0"/>
                <w:bCs w:val="0"/>
                <w:noProof/>
                <w:sz w:val="16"/>
                <w:szCs w:val="16"/>
              </w:rPr>
              <w:t>Bas.forest</w:t>
            </w:r>
          </w:p>
        </w:tc>
        <w:tc>
          <w:tcPr>
            <w:tcW w:w="1003" w:type="dxa"/>
            <w:noWrap/>
            <w:hideMark/>
          </w:tcPr>
          <w:p w14:paraId="2A1807D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1.48</w:t>
            </w:r>
          </w:p>
        </w:tc>
        <w:tc>
          <w:tcPr>
            <w:tcW w:w="925" w:type="dxa"/>
            <w:noWrap/>
            <w:hideMark/>
          </w:tcPr>
          <w:p w14:paraId="76F1036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1.48</w:t>
            </w:r>
          </w:p>
        </w:tc>
        <w:tc>
          <w:tcPr>
            <w:tcW w:w="795" w:type="dxa"/>
            <w:noWrap/>
            <w:hideMark/>
          </w:tcPr>
          <w:p w14:paraId="171CF61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3.58</w:t>
            </w:r>
          </w:p>
        </w:tc>
        <w:tc>
          <w:tcPr>
            <w:tcW w:w="794" w:type="dxa"/>
            <w:noWrap/>
            <w:hideMark/>
          </w:tcPr>
          <w:p w14:paraId="4D19232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1.44</w:t>
            </w:r>
          </w:p>
        </w:tc>
        <w:tc>
          <w:tcPr>
            <w:tcW w:w="794" w:type="dxa"/>
            <w:noWrap/>
            <w:hideMark/>
          </w:tcPr>
          <w:p w14:paraId="58673AE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34.85</w:t>
            </w:r>
          </w:p>
        </w:tc>
        <w:tc>
          <w:tcPr>
            <w:tcW w:w="794" w:type="dxa"/>
            <w:noWrap/>
            <w:hideMark/>
          </w:tcPr>
          <w:p w14:paraId="0B4AB92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8.43</w:t>
            </w:r>
          </w:p>
        </w:tc>
        <w:tc>
          <w:tcPr>
            <w:tcW w:w="794" w:type="dxa"/>
            <w:noWrap/>
            <w:hideMark/>
          </w:tcPr>
          <w:p w14:paraId="4CAE113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2.57</w:t>
            </w:r>
          </w:p>
        </w:tc>
        <w:tc>
          <w:tcPr>
            <w:tcW w:w="821" w:type="dxa"/>
            <w:noWrap/>
            <w:hideMark/>
          </w:tcPr>
          <w:p w14:paraId="4CD6609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17.53</w:t>
            </w:r>
          </w:p>
        </w:tc>
        <w:tc>
          <w:tcPr>
            <w:tcW w:w="794" w:type="dxa"/>
            <w:noWrap/>
            <w:hideMark/>
          </w:tcPr>
          <w:p w14:paraId="574447E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2.57</w:t>
            </w:r>
          </w:p>
        </w:tc>
        <w:tc>
          <w:tcPr>
            <w:tcW w:w="794" w:type="dxa"/>
            <w:noWrap/>
            <w:hideMark/>
          </w:tcPr>
          <w:p w14:paraId="7186B0C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9.98</w:t>
            </w:r>
          </w:p>
        </w:tc>
      </w:tr>
      <w:tr w:rsidR="000F2C0D" w:rsidRPr="006B2FE3" w14:paraId="45D11AF9"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4E416E55" w14:textId="1B0F017D" w:rsidR="008A0C97" w:rsidRPr="000F2C0D" w:rsidRDefault="006175E7" w:rsidP="00F82766">
            <w:pPr>
              <w:contextualSpacing/>
              <w:rPr>
                <w:b w:val="0"/>
                <w:bCs w:val="0"/>
                <w:noProof/>
                <w:sz w:val="16"/>
                <w:szCs w:val="16"/>
              </w:rPr>
            </w:pPr>
            <w:r>
              <w:rPr>
                <w:b w:val="0"/>
                <w:bCs w:val="0"/>
                <w:noProof/>
                <w:sz w:val="16"/>
                <w:szCs w:val="16"/>
              </w:rPr>
              <w:t>Bas.plant</w:t>
            </w:r>
          </w:p>
        </w:tc>
        <w:tc>
          <w:tcPr>
            <w:tcW w:w="1003" w:type="dxa"/>
            <w:noWrap/>
            <w:hideMark/>
          </w:tcPr>
          <w:p w14:paraId="1183DE1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28.01</w:t>
            </w:r>
          </w:p>
        </w:tc>
        <w:tc>
          <w:tcPr>
            <w:tcW w:w="925" w:type="dxa"/>
            <w:noWrap/>
            <w:hideMark/>
          </w:tcPr>
          <w:p w14:paraId="0AEABD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28.01</w:t>
            </w:r>
          </w:p>
        </w:tc>
        <w:tc>
          <w:tcPr>
            <w:tcW w:w="795" w:type="dxa"/>
            <w:noWrap/>
            <w:hideMark/>
          </w:tcPr>
          <w:p w14:paraId="6A6BAF0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52.39</w:t>
            </w:r>
          </w:p>
        </w:tc>
        <w:tc>
          <w:tcPr>
            <w:tcW w:w="794" w:type="dxa"/>
            <w:noWrap/>
            <w:hideMark/>
          </w:tcPr>
          <w:p w14:paraId="402734E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40.31</w:t>
            </w:r>
          </w:p>
        </w:tc>
        <w:tc>
          <w:tcPr>
            <w:tcW w:w="794" w:type="dxa"/>
            <w:noWrap/>
            <w:hideMark/>
          </w:tcPr>
          <w:p w14:paraId="3B26529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27.41</w:t>
            </w:r>
          </w:p>
        </w:tc>
        <w:tc>
          <w:tcPr>
            <w:tcW w:w="794" w:type="dxa"/>
            <w:noWrap/>
            <w:hideMark/>
          </w:tcPr>
          <w:p w14:paraId="483A892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35.06</w:t>
            </w:r>
          </w:p>
        </w:tc>
        <w:tc>
          <w:tcPr>
            <w:tcW w:w="794" w:type="dxa"/>
            <w:noWrap/>
            <w:hideMark/>
          </w:tcPr>
          <w:p w14:paraId="08AC560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78.16</w:t>
            </w:r>
          </w:p>
        </w:tc>
        <w:tc>
          <w:tcPr>
            <w:tcW w:w="821" w:type="dxa"/>
            <w:noWrap/>
            <w:hideMark/>
          </w:tcPr>
          <w:p w14:paraId="566D924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50.34</w:t>
            </w:r>
          </w:p>
        </w:tc>
        <w:tc>
          <w:tcPr>
            <w:tcW w:w="794" w:type="dxa"/>
            <w:noWrap/>
            <w:hideMark/>
          </w:tcPr>
          <w:p w14:paraId="4492778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77.35</w:t>
            </w:r>
          </w:p>
        </w:tc>
        <w:tc>
          <w:tcPr>
            <w:tcW w:w="794" w:type="dxa"/>
            <w:noWrap/>
            <w:hideMark/>
          </w:tcPr>
          <w:p w14:paraId="4201456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0.82</w:t>
            </w:r>
          </w:p>
        </w:tc>
      </w:tr>
      <w:tr w:rsidR="000F2C0D" w:rsidRPr="006B2FE3" w14:paraId="53968B2A"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2049B07" w14:textId="066A38FE" w:rsidR="008A0C97" w:rsidRPr="000F2C0D" w:rsidRDefault="006175E7" w:rsidP="00F82766">
            <w:pPr>
              <w:contextualSpacing/>
              <w:rPr>
                <w:b w:val="0"/>
                <w:bCs w:val="0"/>
                <w:noProof/>
                <w:sz w:val="16"/>
                <w:szCs w:val="16"/>
              </w:rPr>
            </w:pPr>
            <w:r>
              <w:rPr>
                <w:b w:val="0"/>
                <w:bCs w:val="0"/>
                <w:noProof/>
                <w:sz w:val="16"/>
                <w:szCs w:val="16"/>
              </w:rPr>
              <w:t>Soil.perm</w:t>
            </w:r>
          </w:p>
        </w:tc>
        <w:tc>
          <w:tcPr>
            <w:tcW w:w="1003" w:type="dxa"/>
            <w:noWrap/>
            <w:hideMark/>
          </w:tcPr>
          <w:p w14:paraId="18DE586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3.45</w:t>
            </w:r>
          </w:p>
        </w:tc>
        <w:tc>
          <w:tcPr>
            <w:tcW w:w="925" w:type="dxa"/>
            <w:noWrap/>
            <w:hideMark/>
          </w:tcPr>
          <w:p w14:paraId="24F26CA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3.45</w:t>
            </w:r>
          </w:p>
        </w:tc>
        <w:tc>
          <w:tcPr>
            <w:tcW w:w="795" w:type="dxa"/>
            <w:noWrap/>
            <w:hideMark/>
          </w:tcPr>
          <w:p w14:paraId="033E4BC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2.44</w:t>
            </w:r>
          </w:p>
        </w:tc>
        <w:tc>
          <w:tcPr>
            <w:tcW w:w="794" w:type="dxa"/>
            <w:noWrap/>
            <w:hideMark/>
          </w:tcPr>
          <w:p w14:paraId="07EE912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2.95</w:t>
            </w:r>
          </w:p>
        </w:tc>
        <w:tc>
          <w:tcPr>
            <w:tcW w:w="794" w:type="dxa"/>
            <w:noWrap/>
            <w:hideMark/>
          </w:tcPr>
          <w:p w14:paraId="6642BA8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2.97</w:t>
            </w:r>
          </w:p>
        </w:tc>
        <w:tc>
          <w:tcPr>
            <w:tcW w:w="794" w:type="dxa"/>
            <w:noWrap/>
            <w:hideMark/>
          </w:tcPr>
          <w:p w14:paraId="28F9C45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2.79</w:t>
            </w:r>
          </w:p>
        </w:tc>
        <w:tc>
          <w:tcPr>
            <w:tcW w:w="794" w:type="dxa"/>
            <w:noWrap/>
            <w:hideMark/>
          </w:tcPr>
          <w:p w14:paraId="10ED98D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1.27</w:t>
            </w:r>
          </w:p>
        </w:tc>
        <w:tc>
          <w:tcPr>
            <w:tcW w:w="821" w:type="dxa"/>
            <w:noWrap/>
            <w:hideMark/>
          </w:tcPr>
          <w:p w14:paraId="060C5CA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4.45</w:t>
            </w:r>
          </w:p>
        </w:tc>
        <w:tc>
          <w:tcPr>
            <w:tcW w:w="794" w:type="dxa"/>
            <w:noWrap/>
            <w:hideMark/>
          </w:tcPr>
          <w:p w14:paraId="234B142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1.65</w:t>
            </w:r>
          </w:p>
        </w:tc>
        <w:tc>
          <w:tcPr>
            <w:tcW w:w="794" w:type="dxa"/>
            <w:noWrap/>
            <w:hideMark/>
          </w:tcPr>
          <w:p w14:paraId="12514A2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9.53</w:t>
            </w:r>
          </w:p>
        </w:tc>
      </w:tr>
      <w:tr w:rsidR="000F2C0D" w:rsidRPr="006B2FE3" w14:paraId="30131544"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165B1A8" w14:textId="2C69975C" w:rsidR="008A0C97" w:rsidRPr="000F2C0D" w:rsidRDefault="006175E7" w:rsidP="00F82766">
            <w:pPr>
              <w:contextualSpacing/>
              <w:rPr>
                <w:b w:val="0"/>
                <w:bCs w:val="0"/>
                <w:noProof/>
                <w:sz w:val="16"/>
                <w:szCs w:val="16"/>
              </w:rPr>
            </w:pPr>
            <w:r>
              <w:rPr>
                <w:b w:val="0"/>
                <w:bCs w:val="0"/>
                <w:noProof/>
                <w:sz w:val="16"/>
                <w:szCs w:val="16"/>
              </w:rPr>
              <w:t>Soil.Org</w:t>
            </w:r>
          </w:p>
        </w:tc>
        <w:tc>
          <w:tcPr>
            <w:tcW w:w="1003" w:type="dxa"/>
            <w:noWrap/>
            <w:hideMark/>
          </w:tcPr>
          <w:p w14:paraId="2C38B7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0.91</w:t>
            </w:r>
          </w:p>
        </w:tc>
        <w:tc>
          <w:tcPr>
            <w:tcW w:w="925" w:type="dxa"/>
            <w:noWrap/>
            <w:hideMark/>
          </w:tcPr>
          <w:p w14:paraId="16ECACC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0.91</w:t>
            </w:r>
          </w:p>
        </w:tc>
        <w:tc>
          <w:tcPr>
            <w:tcW w:w="795" w:type="dxa"/>
            <w:noWrap/>
            <w:hideMark/>
          </w:tcPr>
          <w:p w14:paraId="10AD9BE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w:t>
            </w:r>
          </w:p>
        </w:tc>
        <w:tc>
          <w:tcPr>
            <w:tcW w:w="794" w:type="dxa"/>
            <w:noWrap/>
            <w:hideMark/>
          </w:tcPr>
          <w:p w14:paraId="6F428A3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0.95</w:t>
            </w:r>
          </w:p>
        </w:tc>
        <w:tc>
          <w:tcPr>
            <w:tcW w:w="794" w:type="dxa"/>
            <w:noWrap/>
            <w:hideMark/>
          </w:tcPr>
          <w:p w14:paraId="66BD3AA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0.94</w:t>
            </w:r>
          </w:p>
        </w:tc>
        <w:tc>
          <w:tcPr>
            <w:tcW w:w="794" w:type="dxa"/>
            <w:noWrap/>
            <w:hideMark/>
          </w:tcPr>
          <w:p w14:paraId="047F9DB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0.82</w:t>
            </w:r>
          </w:p>
        </w:tc>
        <w:tc>
          <w:tcPr>
            <w:tcW w:w="794" w:type="dxa"/>
            <w:noWrap/>
            <w:hideMark/>
          </w:tcPr>
          <w:p w14:paraId="2ED1494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w:t>
            </w:r>
          </w:p>
        </w:tc>
        <w:tc>
          <w:tcPr>
            <w:tcW w:w="821" w:type="dxa"/>
            <w:noWrap/>
            <w:hideMark/>
          </w:tcPr>
          <w:p w14:paraId="2DF5B2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0.75</w:t>
            </w:r>
          </w:p>
        </w:tc>
        <w:tc>
          <w:tcPr>
            <w:tcW w:w="794" w:type="dxa"/>
            <w:noWrap/>
            <w:hideMark/>
          </w:tcPr>
          <w:p w14:paraId="45D5E29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2.55</w:t>
            </w:r>
          </w:p>
        </w:tc>
        <w:tc>
          <w:tcPr>
            <w:tcW w:w="794" w:type="dxa"/>
            <w:noWrap/>
            <w:hideMark/>
          </w:tcPr>
          <w:p w14:paraId="3963432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0.48</w:t>
            </w:r>
          </w:p>
        </w:tc>
      </w:tr>
      <w:tr w:rsidR="000F2C0D" w:rsidRPr="006B2FE3" w14:paraId="79889830"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723A818" w14:textId="1E4F7861" w:rsidR="008A0C97" w:rsidRPr="000F2C0D" w:rsidRDefault="006175E7" w:rsidP="00F82766">
            <w:pPr>
              <w:contextualSpacing/>
              <w:rPr>
                <w:b w:val="0"/>
                <w:bCs w:val="0"/>
                <w:noProof/>
                <w:sz w:val="16"/>
                <w:szCs w:val="16"/>
              </w:rPr>
            </w:pPr>
            <w:r>
              <w:rPr>
                <w:b w:val="0"/>
                <w:bCs w:val="0"/>
                <w:noProof/>
                <w:sz w:val="16"/>
                <w:szCs w:val="16"/>
              </w:rPr>
              <w:t>Runoff</w:t>
            </w:r>
          </w:p>
        </w:tc>
        <w:tc>
          <w:tcPr>
            <w:tcW w:w="1003" w:type="dxa"/>
            <w:noWrap/>
            <w:hideMark/>
          </w:tcPr>
          <w:p w14:paraId="0989D50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281.68</w:t>
            </w:r>
          </w:p>
        </w:tc>
        <w:tc>
          <w:tcPr>
            <w:tcW w:w="925" w:type="dxa"/>
            <w:noWrap/>
            <w:hideMark/>
          </w:tcPr>
          <w:p w14:paraId="07BEC3F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281.68</w:t>
            </w:r>
          </w:p>
        </w:tc>
        <w:tc>
          <w:tcPr>
            <w:tcW w:w="795" w:type="dxa"/>
            <w:noWrap/>
            <w:hideMark/>
          </w:tcPr>
          <w:p w14:paraId="3C71953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310.86</w:t>
            </w:r>
          </w:p>
        </w:tc>
        <w:tc>
          <w:tcPr>
            <w:tcW w:w="794" w:type="dxa"/>
            <w:noWrap/>
            <w:hideMark/>
          </w:tcPr>
          <w:p w14:paraId="6C75D2F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311.53</w:t>
            </w:r>
          </w:p>
        </w:tc>
        <w:tc>
          <w:tcPr>
            <w:tcW w:w="794" w:type="dxa"/>
            <w:noWrap/>
            <w:hideMark/>
          </w:tcPr>
          <w:p w14:paraId="7F2C31B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333.93</w:t>
            </w:r>
          </w:p>
        </w:tc>
        <w:tc>
          <w:tcPr>
            <w:tcW w:w="794" w:type="dxa"/>
            <w:noWrap/>
            <w:hideMark/>
          </w:tcPr>
          <w:p w14:paraId="5D7C126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321.63</w:t>
            </w:r>
          </w:p>
        </w:tc>
        <w:tc>
          <w:tcPr>
            <w:tcW w:w="794" w:type="dxa"/>
            <w:noWrap/>
            <w:hideMark/>
          </w:tcPr>
          <w:p w14:paraId="7BDB841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360.22</w:t>
            </w:r>
          </w:p>
        </w:tc>
        <w:tc>
          <w:tcPr>
            <w:tcW w:w="821" w:type="dxa"/>
            <w:noWrap/>
            <w:hideMark/>
          </w:tcPr>
          <w:p w14:paraId="2F672B7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354.04</w:t>
            </w:r>
          </w:p>
        </w:tc>
        <w:tc>
          <w:tcPr>
            <w:tcW w:w="794" w:type="dxa"/>
            <w:noWrap/>
            <w:hideMark/>
          </w:tcPr>
          <w:p w14:paraId="23FA53D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376.03</w:t>
            </w:r>
          </w:p>
        </w:tc>
        <w:tc>
          <w:tcPr>
            <w:tcW w:w="794" w:type="dxa"/>
            <w:noWrap/>
            <w:hideMark/>
          </w:tcPr>
          <w:p w14:paraId="556E0A2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364.53</w:t>
            </w:r>
          </w:p>
        </w:tc>
      </w:tr>
      <w:tr w:rsidR="000F2C0D" w:rsidRPr="006B2FE3" w14:paraId="579F9515"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8436CB7" w14:textId="0F428A23" w:rsidR="008A0C97" w:rsidRPr="000F2C0D" w:rsidRDefault="008A0C97" w:rsidP="00F82766">
            <w:pPr>
              <w:contextualSpacing/>
              <w:rPr>
                <w:b w:val="0"/>
                <w:bCs w:val="0"/>
                <w:noProof/>
                <w:sz w:val="16"/>
                <w:szCs w:val="16"/>
              </w:rPr>
            </w:pPr>
            <w:r w:rsidRPr="000F2C0D">
              <w:rPr>
                <w:b w:val="0"/>
                <w:bCs w:val="0"/>
                <w:noProof/>
                <w:sz w:val="16"/>
                <w:szCs w:val="16"/>
              </w:rPr>
              <w:t>F</w:t>
            </w:r>
            <w:r w:rsidR="006175E7">
              <w:rPr>
                <w:b w:val="0"/>
                <w:bCs w:val="0"/>
                <w:noProof/>
                <w:sz w:val="16"/>
                <w:szCs w:val="16"/>
              </w:rPr>
              <w:t>lash.I</w:t>
            </w:r>
          </w:p>
        </w:tc>
        <w:tc>
          <w:tcPr>
            <w:tcW w:w="1003" w:type="dxa"/>
            <w:noWrap/>
            <w:hideMark/>
          </w:tcPr>
          <w:p w14:paraId="4663882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0.78</w:t>
            </w:r>
          </w:p>
        </w:tc>
        <w:tc>
          <w:tcPr>
            <w:tcW w:w="925" w:type="dxa"/>
            <w:noWrap/>
            <w:hideMark/>
          </w:tcPr>
          <w:p w14:paraId="736B441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0.91</w:t>
            </w:r>
          </w:p>
        </w:tc>
        <w:tc>
          <w:tcPr>
            <w:tcW w:w="795" w:type="dxa"/>
            <w:noWrap/>
            <w:hideMark/>
          </w:tcPr>
          <w:p w14:paraId="752107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1.05</w:t>
            </w:r>
          </w:p>
        </w:tc>
        <w:tc>
          <w:tcPr>
            <w:tcW w:w="794" w:type="dxa"/>
            <w:noWrap/>
            <w:hideMark/>
          </w:tcPr>
          <w:p w14:paraId="0F31E90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0.99</w:t>
            </w:r>
          </w:p>
        </w:tc>
        <w:tc>
          <w:tcPr>
            <w:tcW w:w="794" w:type="dxa"/>
            <w:noWrap/>
            <w:hideMark/>
          </w:tcPr>
          <w:p w14:paraId="08C45FA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1.34</w:t>
            </w:r>
          </w:p>
        </w:tc>
        <w:tc>
          <w:tcPr>
            <w:tcW w:w="794" w:type="dxa"/>
            <w:noWrap/>
            <w:hideMark/>
          </w:tcPr>
          <w:p w14:paraId="7097059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0.58</w:t>
            </w:r>
          </w:p>
        </w:tc>
        <w:tc>
          <w:tcPr>
            <w:tcW w:w="794" w:type="dxa"/>
            <w:noWrap/>
            <w:hideMark/>
          </w:tcPr>
          <w:p w14:paraId="6CBDCC2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0.92</w:t>
            </w:r>
          </w:p>
        </w:tc>
        <w:tc>
          <w:tcPr>
            <w:tcW w:w="821" w:type="dxa"/>
            <w:noWrap/>
            <w:hideMark/>
          </w:tcPr>
          <w:p w14:paraId="484E598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0.81</w:t>
            </w:r>
          </w:p>
        </w:tc>
        <w:tc>
          <w:tcPr>
            <w:tcW w:w="794" w:type="dxa"/>
            <w:noWrap/>
            <w:hideMark/>
          </w:tcPr>
          <w:p w14:paraId="00CD43A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0.96</w:t>
            </w:r>
          </w:p>
        </w:tc>
        <w:tc>
          <w:tcPr>
            <w:tcW w:w="794" w:type="dxa"/>
            <w:noWrap/>
            <w:hideMark/>
          </w:tcPr>
          <w:p w14:paraId="5DA9D6B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0.78</w:t>
            </w:r>
          </w:p>
        </w:tc>
      </w:tr>
      <w:tr w:rsidR="000F2C0D" w:rsidRPr="006B2FE3" w14:paraId="124B00F5"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20272112" w14:textId="77777777" w:rsidR="008A0C97" w:rsidRPr="000F2C0D" w:rsidRDefault="008A0C97" w:rsidP="00F82766">
            <w:pPr>
              <w:contextualSpacing/>
              <w:rPr>
                <w:b w:val="0"/>
                <w:bCs w:val="0"/>
                <w:noProof/>
                <w:sz w:val="16"/>
                <w:szCs w:val="16"/>
              </w:rPr>
            </w:pPr>
            <w:r w:rsidRPr="000F2C0D">
              <w:rPr>
                <w:b w:val="0"/>
                <w:bCs w:val="0"/>
                <w:noProof/>
                <w:sz w:val="16"/>
                <w:szCs w:val="16"/>
              </w:rPr>
              <w:t>HFPP</w:t>
            </w:r>
          </w:p>
        </w:tc>
        <w:tc>
          <w:tcPr>
            <w:tcW w:w="1003" w:type="dxa"/>
            <w:noWrap/>
            <w:hideMark/>
          </w:tcPr>
          <w:p w14:paraId="7B40F23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0.31</w:t>
            </w:r>
          </w:p>
        </w:tc>
        <w:tc>
          <w:tcPr>
            <w:tcW w:w="925" w:type="dxa"/>
            <w:noWrap/>
            <w:hideMark/>
          </w:tcPr>
          <w:p w14:paraId="05991F9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0.17</w:t>
            </w:r>
          </w:p>
        </w:tc>
        <w:tc>
          <w:tcPr>
            <w:tcW w:w="795" w:type="dxa"/>
            <w:noWrap/>
            <w:hideMark/>
          </w:tcPr>
          <w:p w14:paraId="5E5CD39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0.11</w:t>
            </w:r>
          </w:p>
        </w:tc>
        <w:tc>
          <w:tcPr>
            <w:tcW w:w="794" w:type="dxa"/>
            <w:noWrap/>
            <w:hideMark/>
          </w:tcPr>
          <w:p w14:paraId="2A2F3B5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0.43</w:t>
            </w:r>
          </w:p>
        </w:tc>
        <w:tc>
          <w:tcPr>
            <w:tcW w:w="794" w:type="dxa"/>
            <w:noWrap/>
            <w:hideMark/>
          </w:tcPr>
          <w:p w14:paraId="7104B53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0.29</w:t>
            </w:r>
          </w:p>
        </w:tc>
        <w:tc>
          <w:tcPr>
            <w:tcW w:w="794" w:type="dxa"/>
            <w:noWrap/>
            <w:hideMark/>
          </w:tcPr>
          <w:p w14:paraId="5CA846A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0.21</w:t>
            </w:r>
          </w:p>
        </w:tc>
        <w:tc>
          <w:tcPr>
            <w:tcW w:w="794" w:type="dxa"/>
            <w:noWrap/>
            <w:hideMark/>
          </w:tcPr>
          <w:p w14:paraId="3EAA9E4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0.26</w:t>
            </w:r>
          </w:p>
        </w:tc>
        <w:tc>
          <w:tcPr>
            <w:tcW w:w="821" w:type="dxa"/>
            <w:noWrap/>
            <w:hideMark/>
          </w:tcPr>
          <w:p w14:paraId="3286D31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0.28</w:t>
            </w:r>
          </w:p>
        </w:tc>
        <w:tc>
          <w:tcPr>
            <w:tcW w:w="794" w:type="dxa"/>
            <w:noWrap/>
            <w:hideMark/>
          </w:tcPr>
          <w:p w14:paraId="795C4C1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0.24</w:t>
            </w:r>
          </w:p>
        </w:tc>
        <w:tc>
          <w:tcPr>
            <w:tcW w:w="794" w:type="dxa"/>
            <w:noWrap/>
            <w:hideMark/>
          </w:tcPr>
          <w:p w14:paraId="64E0773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0.25</w:t>
            </w:r>
          </w:p>
        </w:tc>
      </w:tr>
      <w:tr w:rsidR="000F2C0D" w:rsidRPr="006B2FE3" w14:paraId="17D80E8A"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2706768" w14:textId="77777777" w:rsidR="008A0C97" w:rsidRPr="000F2C0D" w:rsidRDefault="008A0C97" w:rsidP="00F82766">
            <w:pPr>
              <w:contextualSpacing/>
              <w:rPr>
                <w:b w:val="0"/>
                <w:bCs w:val="0"/>
                <w:noProof/>
                <w:sz w:val="16"/>
                <w:szCs w:val="16"/>
              </w:rPr>
            </w:pPr>
            <w:r w:rsidRPr="000F2C0D">
              <w:rPr>
                <w:b w:val="0"/>
                <w:bCs w:val="0"/>
                <w:noProof/>
                <w:sz w:val="16"/>
                <w:szCs w:val="16"/>
              </w:rPr>
              <w:t>LFPP</w:t>
            </w:r>
          </w:p>
        </w:tc>
        <w:tc>
          <w:tcPr>
            <w:tcW w:w="1003" w:type="dxa"/>
            <w:noWrap/>
            <w:hideMark/>
          </w:tcPr>
          <w:p w14:paraId="4E3300E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24.06</w:t>
            </w:r>
          </w:p>
        </w:tc>
        <w:tc>
          <w:tcPr>
            <w:tcW w:w="925" w:type="dxa"/>
            <w:noWrap/>
            <w:hideMark/>
          </w:tcPr>
          <w:p w14:paraId="15B78FB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20.31</w:t>
            </w:r>
          </w:p>
        </w:tc>
        <w:tc>
          <w:tcPr>
            <w:tcW w:w="795" w:type="dxa"/>
            <w:noWrap/>
            <w:hideMark/>
          </w:tcPr>
          <w:p w14:paraId="3E103BF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7.66</w:t>
            </w:r>
          </w:p>
        </w:tc>
        <w:tc>
          <w:tcPr>
            <w:tcW w:w="794" w:type="dxa"/>
            <w:noWrap/>
            <w:hideMark/>
          </w:tcPr>
          <w:p w14:paraId="0FDA25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w:t>
            </w:r>
          </w:p>
        </w:tc>
        <w:tc>
          <w:tcPr>
            <w:tcW w:w="794" w:type="dxa"/>
            <w:noWrap/>
            <w:hideMark/>
          </w:tcPr>
          <w:p w14:paraId="3EE597E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w:t>
            </w:r>
          </w:p>
        </w:tc>
        <w:tc>
          <w:tcPr>
            <w:tcW w:w="794" w:type="dxa"/>
            <w:noWrap/>
            <w:hideMark/>
          </w:tcPr>
          <w:p w14:paraId="09022CA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3.36</w:t>
            </w:r>
          </w:p>
        </w:tc>
        <w:tc>
          <w:tcPr>
            <w:tcW w:w="794" w:type="dxa"/>
            <w:noWrap/>
            <w:hideMark/>
          </w:tcPr>
          <w:p w14:paraId="3377B61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5.48</w:t>
            </w:r>
          </w:p>
        </w:tc>
        <w:tc>
          <w:tcPr>
            <w:tcW w:w="821" w:type="dxa"/>
            <w:noWrap/>
            <w:hideMark/>
          </w:tcPr>
          <w:p w14:paraId="12909B3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4.87</w:t>
            </w:r>
          </w:p>
        </w:tc>
        <w:tc>
          <w:tcPr>
            <w:tcW w:w="794" w:type="dxa"/>
            <w:noWrap/>
            <w:hideMark/>
          </w:tcPr>
          <w:p w14:paraId="50A0770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15.63</w:t>
            </w:r>
          </w:p>
        </w:tc>
        <w:tc>
          <w:tcPr>
            <w:tcW w:w="794" w:type="dxa"/>
            <w:noWrap/>
            <w:hideMark/>
          </w:tcPr>
          <w:p w14:paraId="3703621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13.15</w:t>
            </w:r>
          </w:p>
        </w:tc>
      </w:tr>
      <w:tr w:rsidR="000F2C0D" w:rsidRPr="006B2FE3" w14:paraId="76CCB90A"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6B27E5A" w14:textId="74ABC757" w:rsidR="008A0C97" w:rsidRPr="000F2C0D" w:rsidRDefault="006175E7" w:rsidP="00F82766">
            <w:pPr>
              <w:contextualSpacing/>
              <w:rPr>
                <w:b w:val="0"/>
                <w:bCs w:val="0"/>
                <w:noProof/>
                <w:sz w:val="16"/>
                <w:szCs w:val="16"/>
              </w:rPr>
            </w:pPr>
            <w:r>
              <w:rPr>
                <w:b w:val="0"/>
                <w:bCs w:val="0"/>
                <w:noProof/>
                <w:sz w:val="16"/>
                <w:szCs w:val="16"/>
              </w:rPr>
              <w:t>Av.Flow</w:t>
            </w:r>
          </w:p>
        </w:tc>
        <w:tc>
          <w:tcPr>
            <w:tcW w:w="1003" w:type="dxa"/>
            <w:noWrap/>
            <w:hideMark/>
          </w:tcPr>
          <w:p w14:paraId="3867DC8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1.76</w:t>
            </w:r>
          </w:p>
        </w:tc>
        <w:tc>
          <w:tcPr>
            <w:tcW w:w="925" w:type="dxa"/>
            <w:noWrap/>
            <w:hideMark/>
          </w:tcPr>
          <w:p w14:paraId="0383A3E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13.83</w:t>
            </w:r>
          </w:p>
        </w:tc>
        <w:tc>
          <w:tcPr>
            <w:tcW w:w="795" w:type="dxa"/>
            <w:noWrap/>
            <w:hideMark/>
          </w:tcPr>
          <w:p w14:paraId="6C33704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35.04</w:t>
            </w:r>
          </w:p>
        </w:tc>
        <w:tc>
          <w:tcPr>
            <w:tcW w:w="794" w:type="dxa"/>
            <w:noWrap/>
            <w:hideMark/>
          </w:tcPr>
          <w:p w14:paraId="0C66C60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3.12</w:t>
            </w:r>
          </w:p>
        </w:tc>
        <w:tc>
          <w:tcPr>
            <w:tcW w:w="794" w:type="dxa"/>
            <w:noWrap/>
            <w:hideMark/>
          </w:tcPr>
          <w:p w14:paraId="5DC7046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5.41</w:t>
            </w:r>
          </w:p>
        </w:tc>
        <w:tc>
          <w:tcPr>
            <w:tcW w:w="794" w:type="dxa"/>
            <w:noWrap/>
            <w:hideMark/>
          </w:tcPr>
          <w:p w14:paraId="36FFEC4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115.13</w:t>
            </w:r>
          </w:p>
        </w:tc>
        <w:tc>
          <w:tcPr>
            <w:tcW w:w="794" w:type="dxa"/>
            <w:noWrap/>
            <w:hideMark/>
          </w:tcPr>
          <w:p w14:paraId="1318675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44.72</w:t>
            </w:r>
          </w:p>
        </w:tc>
        <w:tc>
          <w:tcPr>
            <w:tcW w:w="821" w:type="dxa"/>
            <w:noWrap/>
            <w:hideMark/>
          </w:tcPr>
          <w:p w14:paraId="2A413EA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43.98</w:t>
            </w:r>
          </w:p>
        </w:tc>
        <w:tc>
          <w:tcPr>
            <w:tcW w:w="794" w:type="dxa"/>
            <w:noWrap/>
            <w:hideMark/>
          </w:tcPr>
          <w:p w14:paraId="240CB86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43.54</w:t>
            </w:r>
          </w:p>
        </w:tc>
        <w:tc>
          <w:tcPr>
            <w:tcW w:w="794" w:type="dxa"/>
            <w:noWrap/>
            <w:hideMark/>
          </w:tcPr>
          <w:p w14:paraId="170A077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25.88</w:t>
            </w:r>
          </w:p>
        </w:tc>
      </w:tr>
    </w:tbl>
    <w:p w14:paraId="2F41AEFA" w14:textId="1CB7A9D4" w:rsidR="00A7097F" w:rsidRDefault="002E6470" w:rsidP="009A7FCE">
      <w:pPr>
        <w:spacing w:line="480" w:lineRule="auto"/>
        <w:contextualSpacing/>
        <w:rPr>
          <w:noProof/>
        </w:rPr>
      </w:pPr>
      <w:commentRangeStart w:id="818"/>
      <w:r>
        <w:rPr>
          <w:noProof/>
        </w:rPr>
        <w:t xml:space="preserve">Table </w:t>
      </w:r>
      <w:r w:rsidR="00171020">
        <w:rPr>
          <w:noProof/>
        </w:rPr>
        <w:t>2</w:t>
      </w:r>
      <w:r>
        <w:rPr>
          <w:noProof/>
        </w:rPr>
        <w:t xml:space="preserve">. Environmental characteristics for 10 surveyed streams spanning a precipitation gradient </w:t>
      </w:r>
      <w:r w:rsidR="00B76BE7">
        <w:rPr>
          <w:noProof/>
        </w:rPr>
        <w:t>throughout the Texas Coastal Prairie</w:t>
      </w:r>
      <w:r>
        <w:rPr>
          <w:noProof/>
        </w:rPr>
        <w:t>.</w:t>
      </w:r>
      <w:r w:rsidR="001D5841">
        <w:rPr>
          <w:noProof/>
        </w:rPr>
        <w:t xml:space="preserve"> </w:t>
      </w:r>
      <w:commentRangeEnd w:id="818"/>
      <w:r w:rsidR="00F43B9D">
        <w:rPr>
          <w:rStyle w:val="CommentReference"/>
        </w:rPr>
        <w:commentReference w:id="818"/>
      </w:r>
    </w:p>
    <w:p w14:paraId="0160D549" w14:textId="00BFB589" w:rsidR="00F82766" w:rsidRDefault="00F82766" w:rsidP="009A7FCE">
      <w:pPr>
        <w:spacing w:line="480" w:lineRule="auto"/>
        <w:contextualSpacing/>
        <w:rPr>
          <w:noProof/>
        </w:rPr>
      </w:pPr>
    </w:p>
    <w:p w14:paraId="55A40550" w14:textId="362E4E08" w:rsidR="00F82766" w:rsidRDefault="00F82766" w:rsidP="009A7FCE">
      <w:pPr>
        <w:spacing w:line="480" w:lineRule="auto"/>
        <w:contextualSpacing/>
        <w:rPr>
          <w:noProof/>
        </w:rPr>
      </w:pPr>
    </w:p>
    <w:p w14:paraId="2974648C" w14:textId="0B4E537A" w:rsidR="00F82766" w:rsidRDefault="00F82766" w:rsidP="009A7FCE">
      <w:pPr>
        <w:spacing w:line="480" w:lineRule="auto"/>
        <w:contextualSpacing/>
        <w:rPr>
          <w:noProof/>
        </w:rPr>
      </w:pPr>
    </w:p>
    <w:p w14:paraId="56E530CE" w14:textId="6A65DB5E" w:rsidR="00F82766" w:rsidRDefault="00F82766" w:rsidP="009A7FCE">
      <w:pPr>
        <w:spacing w:line="480" w:lineRule="auto"/>
        <w:contextualSpacing/>
        <w:rPr>
          <w:noProof/>
        </w:rPr>
      </w:pPr>
    </w:p>
    <w:p w14:paraId="609D8B20" w14:textId="561E67D0" w:rsidR="00F82766" w:rsidRDefault="00F82766" w:rsidP="009A7FCE">
      <w:pPr>
        <w:spacing w:line="480" w:lineRule="auto"/>
        <w:contextualSpacing/>
        <w:rPr>
          <w:noProof/>
        </w:rPr>
      </w:pPr>
    </w:p>
    <w:p w14:paraId="67816BC1" w14:textId="77777777" w:rsidR="00F82766" w:rsidRDefault="00F82766" w:rsidP="009A7FCE">
      <w:pPr>
        <w:spacing w:line="480" w:lineRule="auto"/>
        <w:contextualSpacing/>
        <w:rPr>
          <w:noProof/>
        </w:rPr>
      </w:pPr>
    </w:p>
    <w:tbl>
      <w:tblPr>
        <w:tblStyle w:val="PlainTable4"/>
        <w:tblW w:w="9469" w:type="dxa"/>
        <w:tblLook w:val="04A0" w:firstRow="1" w:lastRow="0" w:firstColumn="1" w:lastColumn="0" w:noHBand="0" w:noVBand="1"/>
      </w:tblPr>
      <w:tblGrid>
        <w:gridCol w:w="1767"/>
        <w:gridCol w:w="981"/>
        <w:gridCol w:w="971"/>
        <w:gridCol w:w="857"/>
        <w:gridCol w:w="856"/>
        <w:gridCol w:w="856"/>
        <w:gridCol w:w="776"/>
        <w:gridCol w:w="856"/>
        <w:gridCol w:w="875"/>
        <w:gridCol w:w="875"/>
      </w:tblGrid>
      <w:tr w:rsidR="00872D2C" w:rsidRPr="00872D2C" w14:paraId="666D7CD8" w14:textId="77777777" w:rsidTr="00872D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281BFB7F" w14:textId="77777777" w:rsidR="00872D2C" w:rsidRPr="00872D2C" w:rsidRDefault="00872D2C" w:rsidP="00F82766">
            <w:pPr>
              <w:contextualSpacing/>
              <w:rPr>
                <w:noProof/>
                <w:sz w:val="16"/>
                <w:szCs w:val="16"/>
              </w:rPr>
            </w:pPr>
            <w:r w:rsidRPr="00872D2C">
              <w:rPr>
                <w:noProof/>
                <w:sz w:val="16"/>
                <w:szCs w:val="16"/>
              </w:rPr>
              <w:t>Site Name</w:t>
            </w:r>
          </w:p>
        </w:tc>
        <w:tc>
          <w:tcPr>
            <w:tcW w:w="875" w:type="dxa"/>
            <w:noWrap/>
            <w:hideMark/>
          </w:tcPr>
          <w:p w14:paraId="548C036A"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Tranquitas</w:t>
            </w:r>
          </w:p>
        </w:tc>
        <w:tc>
          <w:tcPr>
            <w:tcW w:w="971" w:type="dxa"/>
            <w:noWrap/>
            <w:hideMark/>
          </w:tcPr>
          <w:p w14:paraId="1A6BCFE7"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San Fernando</w:t>
            </w:r>
          </w:p>
        </w:tc>
        <w:tc>
          <w:tcPr>
            <w:tcW w:w="857" w:type="dxa"/>
            <w:noWrap/>
            <w:hideMark/>
          </w:tcPr>
          <w:p w14:paraId="351394F4"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Aransas</w:t>
            </w:r>
          </w:p>
        </w:tc>
        <w:tc>
          <w:tcPr>
            <w:tcW w:w="856" w:type="dxa"/>
            <w:noWrap/>
            <w:hideMark/>
          </w:tcPr>
          <w:p w14:paraId="4B462BC8"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Medio</w:t>
            </w:r>
          </w:p>
        </w:tc>
        <w:tc>
          <w:tcPr>
            <w:tcW w:w="856" w:type="dxa"/>
            <w:noWrap/>
            <w:hideMark/>
          </w:tcPr>
          <w:p w14:paraId="5E0A7B02"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Perdido</w:t>
            </w:r>
          </w:p>
        </w:tc>
        <w:tc>
          <w:tcPr>
            <w:tcW w:w="681" w:type="dxa"/>
            <w:noWrap/>
            <w:hideMark/>
          </w:tcPr>
          <w:p w14:paraId="531DF662"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Mission</w:t>
            </w:r>
          </w:p>
        </w:tc>
        <w:tc>
          <w:tcPr>
            <w:tcW w:w="856" w:type="dxa"/>
            <w:noWrap/>
            <w:hideMark/>
          </w:tcPr>
          <w:p w14:paraId="3F81F4B4"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Placedo</w:t>
            </w:r>
          </w:p>
        </w:tc>
        <w:tc>
          <w:tcPr>
            <w:tcW w:w="875" w:type="dxa"/>
            <w:noWrap/>
            <w:hideMark/>
          </w:tcPr>
          <w:p w14:paraId="779574D4"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Garcitas</w:t>
            </w:r>
          </w:p>
        </w:tc>
        <w:tc>
          <w:tcPr>
            <w:tcW w:w="875" w:type="dxa"/>
            <w:noWrap/>
            <w:hideMark/>
          </w:tcPr>
          <w:p w14:paraId="3BAFE83F"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Big Creek</w:t>
            </w:r>
          </w:p>
        </w:tc>
      </w:tr>
      <w:tr w:rsidR="00872D2C" w:rsidRPr="00872D2C" w14:paraId="4AA37597"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115B6102" w14:textId="77777777" w:rsidR="00872D2C" w:rsidRPr="00F82766" w:rsidRDefault="00872D2C" w:rsidP="00F82766">
            <w:pPr>
              <w:contextualSpacing/>
              <w:rPr>
                <w:b w:val="0"/>
                <w:bCs w:val="0"/>
                <w:noProof/>
                <w:sz w:val="16"/>
                <w:szCs w:val="16"/>
              </w:rPr>
            </w:pPr>
            <w:r w:rsidRPr="00F82766">
              <w:rPr>
                <w:b w:val="0"/>
                <w:bCs w:val="0"/>
                <w:noProof/>
                <w:sz w:val="16"/>
                <w:szCs w:val="16"/>
              </w:rPr>
              <w:t>STAID</w:t>
            </w:r>
          </w:p>
        </w:tc>
        <w:tc>
          <w:tcPr>
            <w:tcW w:w="875" w:type="dxa"/>
            <w:noWrap/>
            <w:hideMark/>
          </w:tcPr>
          <w:p w14:paraId="79A54AD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8212300</w:t>
            </w:r>
          </w:p>
        </w:tc>
        <w:tc>
          <w:tcPr>
            <w:tcW w:w="971" w:type="dxa"/>
            <w:noWrap/>
            <w:hideMark/>
          </w:tcPr>
          <w:p w14:paraId="5534EE0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8211900</w:t>
            </w:r>
          </w:p>
        </w:tc>
        <w:tc>
          <w:tcPr>
            <w:tcW w:w="857" w:type="dxa"/>
            <w:noWrap/>
            <w:hideMark/>
          </w:tcPr>
          <w:p w14:paraId="6A9C46CD"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8189700</w:t>
            </w:r>
          </w:p>
        </w:tc>
        <w:tc>
          <w:tcPr>
            <w:tcW w:w="856" w:type="dxa"/>
            <w:noWrap/>
            <w:hideMark/>
          </w:tcPr>
          <w:p w14:paraId="0855128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8189300</w:t>
            </w:r>
          </w:p>
        </w:tc>
        <w:tc>
          <w:tcPr>
            <w:tcW w:w="856" w:type="dxa"/>
            <w:noWrap/>
            <w:hideMark/>
          </w:tcPr>
          <w:p w14:paraId="42B44F4F"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8177300</w:t>
            </w:r>
          </w:p>
        </w:tc>
        <w:tc>
          <w:tcPr>
            <w:tcW w:w="681" w:type="dxa"/>
            <w:noWrap/>
            <w:hideMark/>
          </w:tcPr>
          <w:p w14:paraId="1A535F1F"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8189500</w:t>
            </w:r>
          </w:p>
        </w:tc>
        <w:tc>
          <w:tcPr>
            <w:tcW w:w="856" w:type="dxa"/>
            <w:noWrap/>
            <w:hideMark/>
          </w:tcPr>
          <w:p w14:paraId="0B74DE70"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8164800</w:t>
            </w:r>
          </w:p>
        </w:tc>
        <w:tc>
          <w:tcPr>
            <w:tcW w:w="875" w:type="dxa"/>
            <w:noWrap/>
            <w:hideMark/>
          </w:tcPr>
          <w:p w14:paraId="1D862EAE"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8164600</w:t>
            </w:r>
          </w:p>
        </w:tc>
        <w:tc>
          <w:tcPr>
            <w:tcW w:w="875" w:type="dxa"/>
            <w:noWrap/>
            <w:hideMark/>
          </w:tcPr>
          <w:p w14:paraId="3FB9815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8115000</w:t>
            </w:r>
          </w:p>
        </w:tc>
      </w:tr>
      <w:tr w:rsidR="00872D2C" w:rsidRPr="00872D2C" w14:paraId="3BC2B179" w14:textId="77777777" w:rsidTr="00872D2C">
        <w:trPr>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7BE30847" w14:textId="77777777" w:rsidR="00872D2C" w:rsidRPr="00F82766" w:rsidRDefault="00872D2C" w:rsidP="00F82766">
            <w:pPr>
              <w:contextualSpacing/>
              <w:rPr>
                <w:b w:val="0"/>
                <w:bCs w:val="0"/>
                <w:noProof/>
                <w:sz w:val="16"/>
                <w:szCs w:val="16"/>
              </w:rPr>
            </w:pPr>
            <w:r w:rsidRPr="00F82766">
              <w:rPr>
                <w:b w:val="0"/>
                <w:bCs w:val="0"/>
                <w:noProof/>
                <w:sz w:val="16"/>
                <w:szCs w:val="16"/>
              </w:rPr>
              <w:t>Fish Shannon Index</w:t>
            </w:r>
          </w:p>
        </w:tc>
        <w:tc>
          <w:tcPr>
            <w:tcW w:w="875" w:type="dxa"/>
            <w:noWrap/>
            <w:hideMark/>
          </w:tcPr>
          <w:p w14:paraId="4FC1979C"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0.64</w:t>
            </w:r>
          </w:p>
        </w:tc>
        <w:tc>
          <w:tcPr>
            <w:tcW w:w="971" w:type="dxa"/>
            <w:noWrap/>
            <w:hideMark/>
          </w:tcPr>
          <w:p w14:paraId="50E2136A"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0.45</w:t>
            </w:r>
          </w:p>
        </w:tc>
        <w:tc>
          <w:tcPr>
            <w:tcW w:w="857" w:type="dxa"/>
            <w:noWrap/>
            <w:hideMark/>
          </w:tcPr>
          <w:p w14:paraId="0C0F97E3"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1.01</w:t>
            </w:r>
          </w:p>
        </w:tc>
        <w:tc>
          <w:tcPr>
            <w:tcW w:w="856" w:type="dxa"/>
            <w:noWrap/>
            <w:hideMark/>
          </w:tcPr>
          <w:p w14:paraId="4D4292CA"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1.18</w:t>
            </w:r>
          </w:p>
        </w:tc>
        <w:tc>
          <w:tcPr>
            <w:tcW w:w="856" w:type="dxa"/>
            <w:noWrap/>
            <w:hideMark/>
          </w:tcPr>
          <w:p w14:paraId="0E06397C"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1.72</w:t>
            </w:r>
          </w:p>
        </w:tc>
        <w:tc>
          <w:tcPr>
            <w:tcW w:w="681" w:type="dxa"/>
            <w:noWrap/>
            <w:hideMark/>
          </w:tcPr>
          <w:p w14:paraId="1FD80551"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1.54</w:t>
            </w:r>
          </w:p>
        </w:tc>
        <w:tc>
          <w:tcPr>
            <w:tcW w:w="856" w:type="dxa"/>
            <w:noWrap/>
            <w:hideMark/>
          </w:tcPr>
          <w:p w14:paraId="3D50C1E7"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1.34</w:t>
            </w:r>
          </w:p>
        </w:tc>
        <w:tc>
          <w:tcPr>
            <w:tcW w:w="875" w:type="dxa"/>
            <w:noWrap/>
            <w:hideMark/>
          </w:tcPr>
          <w:p w14:paraId="5E2B8DB6"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1.45</w:t>
            </w:r>
          </w:p>
        </w:tc>
        <w:tc>
          <w:tcPr>
            <w:tcW w:w="875" w:type="dxa"/>
            <w:noWrap/>
            <w:hideMark/>
          </w:tcPr>
          <w:p w14:paraId="47E8744E"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1.81</w:t>
            </w:r>
          </w:p>
        </w:tc>
      </w:tr>
      <w:tr w:rsidR="00872D2C" w:rsidRPr="00872D2C" w14:paraId="7AD406A0"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371F4054" w14:textId="77777777" w:rsidR="00872D2C" w:rsidRPr="00F82766" w:rsidRDefault="00872D2C" w:rsidP="00F82766">
            <w:pPr>
              <w:contextualSpacing/>
              <w:rPr>
                <w:b w:val="0"/>
                <w:bCs w:val="0"/>
                <w:noProof/>
                <w:sz w:val="16"/>
                <w:szCs w:val="16"/>
              </w:rPr>
            </w:pPr>
            <w:r w:rsidRPr="00F82766">
              <w:rPr>
                <w:b w:val="0"/>
                <w:bCs w:val="0"/>
                <w:noProof/>
                <w:sz w:val="16"/>
                <w:szCs w:val="16"/>
              </w:rPr>
              <w:t>Fish Richness</w:t>
            </w:r>
          </w:p>
        </w:tc>
        <w:tc>
          <w:tcPr>
            <w:tcW w:w="875" w:type="dxa"/>
            <w:noWrap/>
            <w:hideMark/>
          </w:tcPr>
          <w:p w14:paraId="44F3BA6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w:t>
            </w:r>
          </w:p>
        </w:tc>
        <w:tc>
          <w:tcPr>
            <w:tcW w:w="971" w:type="dxa"/>
            <w:noWrap/>
            <w:hideMark/>
          </w:tcPr>
          <w:p w14:paraId="5542936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w:t>
            </w:r>
          </w:p>
        </w:tc>
        <w:tc>
          <w:tcPr>
            <w:tcW w:w="857" w:type="dxa"/>
            <w:noWrap/>
            <w:hideMark/>
          </w:tcPr>
          <w:p w14:paraId="761DA0AB"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5</w:t>
            </w:r>
          </w:p>
        </w:tc>
        <w:tc>
          <w:tcPr>
            <w:tcW w:w="856" w:type="dxa"/>
            <w:noWrap/>
            <w:hideMark/>
          </w:tcPr>
          <w:p w14:paraId="69A9C08C"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4</w:t>
            </w:r>
          </w:p>
        </w:tc>
        <w:tc>
          <w:tcPr>
            <w:tcW w:w="856" w:type="dxa"/>
            <w:noWrap/>
            <w:hideMark/>
          </w:tcPr>
          <w:p w14:paraId="304CA19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6</w:t>
            </w:r>
          </w:p>
        </w:tc>
        <w:tc>
          <w:tcPr>
            <w:tcW w:w="681" w:type="dxa"/>
            <w:noWrap/>
            <w:hideMark/>
          </w:tcPr>
          <w:p w14:paraId="06DFD27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6</w:t>
            </w:r>
          </w:p>
        </w:tc>
        <w:tc>
          <w:tcPr>
            <w:tcW w:w="856" w:type="dxa"/>
            <w:noWrap/>
            <w:hideMark/>
          </w:tcPr>
          <w:p w14:paraId="5399999C"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9</w:t>
            </w:r>
          </w:p>
        </w:tc>
        <w:tc>
          <w:tcPr>
            <w:tcW w:w="875" w:type="dxa"/>
            <w:noWrap/>
            <w:hideMark/>
          </w:tcPr>
          <w:p w14:paraId="46A6DDF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7</w:t>
            </w:r>
          </w:p>
        </w:tc>
        <w:tc>
          <w:tcPr>
            <w:tcW w:w="875" w:type="dxa"/>
            <w:noWrap/>
            <w:hideMark/>
          </w:tcPr>
          <w:p w14:paraId="0A9E6D4E"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7</w:t>
            </w:r>
          </w:p>
        </w:tc>
      </w:tr>
      <w:tr w:rsidR="00872D2C" w:rsidRPr="00872D2C" w14:paraId="5303CA41" w14:textId="77777777" w:rsidTr="00872D2C">
        <w:trPr>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330F184B" w14:textId="77777777" w:rsidR="00872D2C" w:rsidRPr="00F82766" w:rsidRDefault="00872D2C" w:rsidP="00F82766">
            <w:pPr>
              <w:contextualSpacing/>
              <w:rPr>
                <w:b w:val="0"/>
                <w:bCs w:val="0"/>
                <w:noProof/>
                <w:sz w:val="16"/>
                <w:szCs w:val="16"/>
              </w:rPr>
            </w:pPr>
            <w:r w:rsidRPr="00F82766">
              <w:rPr>
                <w:b w:val="0"/>
                <w:bCs w:val="0"/>
                <w:noProof/>
                <w:sz w:val="16"/>
                <w:szCs w:val="16"/>
              </w:rPr>
              <w:t>Fish Rarified Richness</w:t>
            </w:r>
          </w:p>
        </w:tc>
        <w:tc>
          <w:tcPr>
            <w:tcW w:w="875" w:type="dxa"/>
            <w:noWrap/>
            <w:hideMark/>
          </w:tcPr>
          <w:p w14:paraId="6523CBF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2.00</w:t>
            </w:r>
          </w:p>
        </w:tc>
        <w:tc>
          <w:tcPr>
            <w:tcW w:w="971" w:type="dxa"/>
            <w:noWrap/>
            <w:hideMark/>
          </w:tcPr>
          <w:p w14:paraId="29539619"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2.09</w:t>
            </w:r>
          </w:p>
        </w:tc>
        <w:tc>
          <w:tcPr>
            <w:tcW w:w="857" w:type="dxa"/>
            <w:noWrap/>
            <w:hideMark/>
          </w:tcPr>
          <w:p w14:paraId="06B203BE"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3.39</w:t>
            </w:r>
          </w:p>
        </w:tc>
        <w:tc>
          <w:tcPr>
            <w:tcW w:w="856" w:type="dxa"/>
            <w:noWrap/>
            <w:hideMark/>
          </w:tcPr>
          <w:p w14:paraId="76464E83"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3.42</w:t>
            </w:r>
          </w:p>
        </w:tc>
        <w:tc>
          <w:tcPr>
            <w:tcW w:w="856" w:type="dxa"/>
            <w:noWrap/>
            <w:hideMark/>
          </w:tcPr>
          <w:p w14:paraId="023EE42A"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6.00</w:t>
            </w:r>
          </w:p>
        </w:tc>
        <w:tc>
          <w:tcPr>
            <w:tcW w:w="681" w:type="dxa"/>
            <w:noWrap/>
            <w:hideMark/>
          </w:tcPr>
          <w:p w14:paraId="41C3DA6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6.00</w:t>
            </w:r>
          </w:p>
        </w:tc>
        <w:tc>
          <w:tcPr>
            <w:tcW w:w="856" w:type="dxa"/>
            <w:noWrap/>
            <w:hideMark/>
          </w:tcPr>
          <w:p w14:paraId="119D7AC8"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4.02</w:t>
            </w:r>
          </w:p>
        </w:tc>
        <w:tc>
          <w:tcPr>
            <w:tcW w:w="875" w:type="dxa"/>
            <w:noWrap/>
            <w:hideMark/>
          </w:tcPr>
          <w:p w14:paraId="617C1655"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4.07</w:t>
            </w:r>
          </w:p>
        </w:tc>
        <w:tc>
          <w:tcPr>
            <w:tcW w:w="875" w:type="dxa"/>
            <w:noWrap/>
            <w:hideMark/>
          </w:tcPr>
          <w:p w14:paraId="7071A64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5.48</w:t>
            </w:r>
          </w:p>
        </w:tc>
      </w:tr>
      <w:tr w:rsidR="00872D2C" w:rsidRPr="00872D2C" w14:paraId="70DE9846"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5372F3C2" w14:textId="77777777" w:rsidR="00872D2C" w:rsidRPr="00F82766" w:rsidRDefault="00872D2C" w:rsidP="00F82766">
            <w:pPr>
              <w:contextualSpacing/>
              <w:rPr>
                <w:b w:val="0"/>
                <w:bCs w:val="0"/>
                <w:noProof/>
                <w:sz w:val="16"/>
                <w:szCs w:val="16"/>
              </w:rPr>
            </w:pPr>
            <w:r w:rsidRPr="00F82766">
              <w:rPr>
                <w:b w:val="0"/>
                <w:bCs w:val="0"/>
                <w:noProof/>
                <w:sz w:val="16"/>
                <w:szCs w:val="16"/>
              </w:rPr>
              <w:t>Invertebrate Shannon Index</w:t>
            </w:r>
          </w:p>
        </w:tc>
        <w:tc>
          <w:tcPr>
            <w:tcW w:w="875" w:type="dxa"/>
            <w:noWrap/>
            <w:hideMark/>
          </w:tcPr>
          <w:p w14:paraId="7BFE32A3"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1.83</w:t>
            </w:r>
          </w:p>
        </w:tc>
        <w:tc>
          <w:tcPr>
            <w:tcW w:w="971" w:type="dxa"/>
            <w:noWrap/>
            <w:hideMark/>
          </w:tcPr>
          <w:p w14:paraId="61E99D43"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2.83</w:t>
            </w:r>
          </w:p>
        </w:tc>
        <w:tc>
          <w:tcPr>
            <w:tcW w:w="857" w:type="dxa"/>
            <w:noWrap/>
            <w:hideMark/>
          </w:tcPr>
          <w:p w14:paraId="5A42EB87"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3.30</w:t>
            </w:r>
          </w:p>
        </w:tc>
        <w:tc>
          <w:tcPr>
            <w:tcW w:w="856" w:type="dxa"/>
            <w:noWrap/>
            <w:hideMark/>
          </w:tcPr>
          <w:p w14:paraId="5452923A"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2.81</w:t>
            </w:r>
          </w:p>
        </w:tc>
        <w:tc>
          <w:tcPr>
            <w:tcW w:w="856" w:type="dxa"/>
            <w:noWrap/>
            <w:hideMark/>
          </w:tcPr>
          <w:p w14:paraId="7EC0A26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3.18</w:t>
            </w:r>
          </w:p>
        </w:tc>
        <w:tc>
          <w:tcPr>
            <w:tcW w:w="681" w:type="dxa"/>
            <w:noWrap/>
            <w:hideMark/>
          </w:tcPr>
          <w:p w14:paraId="3F22E90A"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3.28</w:t>
            </w:r>
          </w:p>
        </w:tc>
        <w:tc>
          <w:tcPr>
            <w:tcW w:w="856" w:type="dxa"/>
            <w:noWrap/>
            <w:hideMark/>
          </w:tcPr>
          <w:p w14:paraId="3952F14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2.40</w:t>
            </w:r>
          </w:p>
        </w:tc>
        <w:tc>
          <w:tcPr>
            <w:tcW w:w="875" w:type="dxa"/>
            <w:noWrap/>
            <w:hideMark/>
          </w:tcPr>
          <w:p w14:paraId="3DFF5064"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2.65</w:t>
            </w:r>
          </w:p>
        </w:tc>
        <w:tc>
          <w:tcPr>
            <w:tcW w:w="875" w:type="dxa"/>
            <w:noWrap/>
            <w:hideMark/>
          </w:tcPr>
          <w:p w14:paraId="06BBE220"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2.43</w:t>
            </w:r>
          </w:p>
        </w:tc>
      </w:tr>
      <w:tr w:rsidR="00872D2C" w:rsidRPr="00872D2C" w14:paraId="61DCD018" w14:textId="77777777" w:rsidTr="00872D2C">
        <w:trPr>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2684AD8B" w14:textId="77777777" w:rsidR="00872D2C" w:rsidRPr="00F82766" w:rsidRDefault="00872D2C" w:rsidP="00F82766">
            <w:pPr>
              <w:contextualSpacing/>
              <w:rPr>
                <w:b w:val="0"/>
                <w:bCs w:val="0"/>
                <w:noProof/>
                <w:sz w:val="16"/>
                <w:szCs w:val="16"/>
              </w:rPr>
            </w:pPr>
            <w:r w:rsidRPr="00F82766">
              <w:rPr>
                <w:b w:val="0"/>
                <w:bCs w:val="0"/>
                <w:noProof/>
                <w:sz w:val="16"/>
                <w:szCs w:val="16"/>
              </w:rPr>
              <w:t>Invertebrate Richness</w:t>
            </w:r>
          </w:p>
        </w:tc>
        <w:tc>
          <w:tcPr>
            <w:tcW w:w="875" w:type="dxa"/>
            <w:noWrap/>
            <w:hideMark/>
          </w:tcPr>
          <w:p w14:paraId="4B026791"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7</w:t>
            </w:r>
          </w:p>
        </w:tc>
        <w:tc>
          <w:tcPr>
            <w:tcW w:w="971" w:type="dxa"/>
            <w:noWrap/>
            <w:hideMark/>
          </w:tcPr>
          <w:p w14:paraId="364BF6C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18</w:t>
            </w:r>
          </w:p>
        </w:tc>
        <w:tc>
          <w:tcPr>
            <w:tcW w:w="857" w:type="dxa"/>
            <w:noWrap/>
            <w:hideMark/>
          </w:tcPr>
          <w:p w14:paraId="1B45EBC2"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29</w:t>
            </w:r>
          </w:p>
        </w:tc>
        <w:tc>
          <w:tcPr>
            <w:tcW w:w="856" w:type="dxa"/>
            <w:noWrap/>
            <w:hideMark/>
          </w:tcPr>
          <w:p w14:paraId="64723A4E"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17</w:t>
            </w:r>
          </w:p>
        </w:tc>
        <w:tc>
          <w:tcPr>
            <w:tcW w:w="856" w:type="dxa"/>
            <w:noWrap/>
            <w:hideMark/>
          </w:tcPr>
          <w:p w14:paraId="0D33B175"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26</w:t>
            </w:r>
          </w:p>
        </w:tc>
        <w:tc>
          <w:tcPr>
            <w:tcW w:w="681" w:type="dxa"/>
            <w:noWrap/>
            <w:hideMark/>
          </w:tcPr>
          <w:p w14:paraId="132B974B"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27</w:t>
            </w:r>
          </w:p>
        </w:tc>
        <w:tc>
          <w:tcPr>
            <w:tcW w:w="856" w:type="dxa"/>
            <w:noWrap/>
            <w:hideMark/>
          </w:tcPr>
          <w:p w14:paraId="0A57DE28"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11</w:t>
            </w:r>
          </w:p>
        </w:tc>
        <w:tc>
          <w:tcPr>
            <w:tcW w:w="875" w:type="dxa"/>
            <w:noWrap/>
            <w:hideMark/>
          </w:tcPr>
          <w:p w14:paraId="67F26A1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15</w:t>
            </w:r>
          </w:p>
        </w:tc>
        <w:tc>
          <w:tcPr>
            <w:tcW w:w="875" w:type="dxa"/>
            <w:noWrap/>
            <w:hideMark/>
          </w:tcPr>
          <w:p w14:paraId="59DBD73B"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12</w:t>
            </w:r>
          </w:p>
        </w:tc>
      </w:tr>
      <w:tr w:rsidR="00872D2C" w:rsidRPr="00872D2C" w14:paraId="72A8CB92"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6F280481" w14:textId="77777777" w:rsidR="00872D2C" w:rsidRPr="00F82766" w:rsidRDefault="00872D2C" w:rsidP="00F82766">
            <w:pPr>
              <w:contextualSpacing/>
              <w:rPr>
                <w:b w:val="0"/>
                <w:bCs w:val="0"/>
                <w:noProof/>
                <w:sz w:val="16"/>
                <w:szCs w:val="16"/>
              </w:rPr>
            </w:pPr>
            <w:r w:rsidRPr="00F82766">
              <w:rPr>
                <w:b w:val="0"/>
                <w:bCs w:val="0"/>
                <w:noProof/>
                <w:sz w:val="16"/>
                <w:szCs w:val="16"/>
              </w:rPr>
              <w:t>Invertebrate Rarefied Richness</w:t>
            </w:r>
          </w:p>
        </w:tc>
        <w:tc>
          <w:tcPr>
            <w:tcW w:w="875" w:type="dxa"/>
            <w:noWrap/>
            <w:hideMark/>
          </w:tcPr>
          <w:p w14:paraId="6D41B642"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commentRangeStart w:id="819"/>
            <w:r w:rsidRPr="00872D2C">
              <w:rPr>
                <w:noProof/>
                <w:sz w:val="16"/>
                <w:szCs w:val="16"/>
              </w:rPr>
              <w:t>7</w:t>
            </w:r>
          </w:p>
        </w:tc>
        <w:tc>
          <w:tcPr>
            <w:tcW w:w="971" w:type="dxa"/>
            <w:noWrap/>
            <w:hideMark/>
          </w:tcPr>
          <w:p w14:paraId="0CF9E350"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18</w:t>
            </w:r>
          </w:p>
        </w:tc>
        <w:tc>
          <w:tcPr>
            <w:tcW w:w="857" w:type="dxa"/>
            <w:noWrap/>
            <w:hideMark/>
          </w:tcPr>
          <w:p w14:paraId="699225BD"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29</w:t>
            </w:r>
          </w:p>
        </w:tc>
        <w:tc>
          <w:tcPr>
            <w:tcW w:w="856" w:type="dxa"/>
            <w:noWrap/>
            <w:hideMark/>
          </w:tcPr>
          <w:p w14:paraId="26BEADE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17</w:t>
            </w:r>
          </w:p>
        </w:tc>
        <w:tc>
          <w:tcPr>
            <w:tcW w:w="856" w:type="dxa"/>
            <w:noWrap/>
            <w:hideMark/>
          </w:tcPr>
          <w:p w14:paraId="7C228CD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26</w:t>
            </w:r>
          </w:p>
        </w:tc>
        <w:tc>
          <w:tcPr>
            <w:tcW w:w="681" w:type="dxa"/>
            <w:noWrap/>
            <w:hideMark/>
          </w:tcPr>
          <w:p w14:paraId="54824C6E"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27</w:t>
            </w:r>
          </w:p>
        </w:tc>
        <w:tc>
          <w:tcPr>
            <w:tcW w:w="856" w:type="dxa"/>
            <w:noWrap/>
            <w:hideMark/>
          </w:tcPr>
          <w:p w14:paraId="25BAEB82"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11</w:t>
            </w:r>
          </w:p>
        </w:tc>
        <w:tc>
          <w:tcPr>
            <w:tcW w:w="875" w:type="dxa"/>
            <w:noWrap/>
            <w:hideMark/>
          </w:tcPr>
          <w:p w14:paraId="0EE9A203"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15</w:t>
            </w:r>
          </w:p>
        </w:tc>
        <w:tc>
          <w:tcPr>
            <w:tcW w:w="875" w:type="dxa"/>
            <w:noWrap/>
            <w:hideMark/>
          </w:tcPr>
          <w:p w14:paraId="33F90104"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12</w:t>
            </w:r>
            <w:commentRangeEnd w:id="819"/>
            <w:r>
              <w:rPr>
                <w:rStyle w:val="CommentReference"/>
              </w:rPr>
              <w:commentReference w:id="819"/>
            </w:r>
          </w:p>
        </w:tc>
      </w:tr>
    </w:tbl>
    <w:p w14:paraId="748B9BD8" w14:textId="3A568033" w:rsidR="00872D2C" w:rsidRDefault="00872D2C" w:rsidP="009A7FCE">
      <w:pPr>
        <w:spacing w:line="480" w:lineRule="auto"/>
        <w:contextualSpacing/>
        <w:rPr>
          <w:noProof/>
        </w:rPr>
      </w:pPr>
      <w:r>
        <w:rPr>
          <w:noProof/>
        </w:rPr>
        <w:t xml:space="preserve">Table </w:t>
      </w:r>
      <w:r w:rsidR="00171020">
        <w:rPr>
          <w:noProof/>
        </w:rPr>
        <w:t>3</w:t>
      </w:r>
      <w:r>
        <w:rPr>
          <w:noProof/>
        </w:rPr>
        <w:t>. Calculated diversity metrics for fish and macroinvertebrate communities of ten streams spanning a precipitaiton gradient in the Texas Coastal Prairie.</w:t>
      </w:r>
    </w:p>
    <w:p w14:paraId="149FB8D9" w14:textId="77777777" w:rsidR="00D4665A" w:rsidRDefault="00D4665A" w:rsidP="009A7FCE">
      <w:pPr>
        <w:spacing w:line="480" w:lineRule="auto"/>
        <w:contextualSpacing/>
        <w:rPr>
          <w:noProof/>
        </w:rPr>
      </w:pPr>
    </w:p>
    <w:tbl>
      <w:tblPr>
        <w:tblStyle w:val="PlainTable4"/>
        <w:tblW w:w="10373" w:type="dxa"/>
        <w:jc w:val="center"/>
        <w:tblLook w:val="04A0" w:firstRow="1" w:lastRow="0" w:firstColumn="1" w:lastColumn="0" w:noHBand="0" w:noVBand="1"/>
      </w:tblPr>
      <w:tblGrid>
        <w:gridCol w:w="1620"/>
        <w:gridCol w:w="987"/>
        <w:gridCol w:w="967"/>
        <w:gridCol w:w="847"/>
        <w:gridCol w:w="846"/>
        <w:gridCol w:w="846"/>
        <w:gridCol w:w="846"/>
        <w:gridCol w:w="846"/>
        <w:gridCol w:w="876"/>
        <w:gridCol w:w="846"/>
        <w:gridCol w:w="846"/>
      </w:tblGrid>
      <w:tr w:rsidR="00A7097F" w:rsidRPr="00A7097F" w14:paraId="1F4151A4" w14:textId="77777777" w:rsidTr="00F82766">
        <w:trPr>
          <w:cnfStyle w:val="100000000000" w:firstRow="1" w:lastRow="0" w:firstColumn="0" w:lastColumn="0" w:oddVBand="0" w:evenVBand="0" w:oddHBand="0" w:evenHBand="0" w:firstRowFirstColumn="0" w:firstRowLastColumn="0" w:lastRowFirstColumn="0" w:lastRowLastColumn="0"/>
          <w:trHeight w:hRule="exact" w:val="432"/>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C7B1A79" w14:textId="7790FC53" w:rsidR="00A7097F" w:rsidRPr="00B76BE7" w:rsidRDefault="00F82766" w:rsidP="00F82766">
            <w:pPr>
              <w:contextualSpacing/>
              <w:jc w:val="center"/>
              <w:rPr>
                <w:noProof/>
                <w:sz w:val="16"/>
                <w:szCs w:val="16"/>
              </w:rPr>
            </w:pPr>
            <w:r>
              <w:rPr>
                <w:noProof/>
                <w:sz w:val="16"/>
                <w:szCs w:val="16"/>
              </w:rPr>
              <w:t>Species</w:t>
            </w:r>
          </w:p>
        </w:tc>
        <w:tc>
          <w:tcPr>
            <w:tcW w:w="987" w:type="dxa"/>
            <w:noWrap/>
            <w:hideMark/>
          </w:tcPr>
          <w:p w14:paraId="69B34EA0"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Tranquitas</w:t>
            </w:r>
          </w:p>
        </w:tc>
        <w:tc>
          <w:tcPr>
            <w:tcW w:w="967" w:type="dxa"/>
            <w:noWrap/>
            <w:hideMark/>
          </w:tcPr>
          <w:p w14:paraId="1EDC3295"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San Fernando</w:t>
            </w:r>
          </w:p>
        </w:tc>
        <w:tc>
          <w:tcPr>
            <w:tcW w:w="847" w:type="dxa"/>
            <w:noWrap/>
            <w:hideMark/>
          </w:tcPr>
          <w:p w14:paraId="008D4B89"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Aransas</w:t>
            </w:r>
          </w:p>
        </w:tc>
        <w:tc>
          <w:tcPr>
            <w:tcW w:w="846" w:type="dxa"/>
            <w:noWrap/>
            <w:hideMark/>
          </w:tcPr>
          <w:p w14:paraId="47976C3C"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Medio</w:t>
            </w:r>
          </w:p>
        </w:tc>
        <w:tc>
          <w:tcPr>
            <w:tcW w:w="846" w:type="dxa"/>
            <w:noWrap/>
            <w:hideMark/>
          </w:tcPr>
          <w:p w14:paraId="17200CBF"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Perdido</w:t>
            </w:r>
          </w:p>
        </w:tc>
        <w:tc>
          <w:tcPr>
            <w:tcW w:w="846" w:type="dxa"/>
            <w:noWrap/>
            <w:hideMark/>
          </w:tcPr>
          <w:p w14:paraId="4395BD40"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Mission</w:t>
            </w:r>
          </w:p>
        </w:tc>
        <w:tc>
          <w:tcPr>
            <w:tcW w:w="846" w:type="dxa"/>
            <w:noWrap/>
            <w:hideMark/>
          </w:tcPr>
          <w:p w14:paraId="628A0D20"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Placedo</w:t>
            </w:r>
          </w:p>
        </w:tc>
        <w:tc>
          <w:tcPr>
            <w:tcW w:w="876" w:type="dxa"/>
            <w:noWrap/>
            <w:hideMark/>
          </w:tcPr>
          <w:p w14:paraId="65266C66"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Garcitas</w:t>
            </w:r>
          </w:p>
        </w:tc>
        <w:tc>
          <w:tcPr>
            <w:tcW w:w="846" w:type="dxa"/>
            <w:noWrap/>
            <w:hideMark/>
          </w:tcPr>
          <w:p w14:paraId="0E1974DA"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Bear Branch</w:t>
            </w:r>
          </w:p>
        </w:tc>
        <w:tc>
          <w:tcPr>
            <w:tcW w:w="846" w:type="dxa"/>
            <w:noWrap/>
            <w:hideMark/>
          </w:tcPr>
          <w:p w14:paraId="01A482FA"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Big Creek</w:t>
            </w:r>
          </w:p>
        </w:tc>
      </w:tr>
      <w:tr w:rsidR="00A7097F" w:rsidRPr="00A7097F" w14:paraId="3C6B8E8E"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6EE2EC4"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A. melas</w:t>
            </w:r>
          </w:p>
        </w:tc>
        <w:tc>
          <w:tcPr>
            <w:tcW w:w="987" w:type="dxa"/>
            <w:noWrap/>
            <w:hideMark/>
          </w:tcPr>
          <w:p w14:paraId="3A84E2C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16FBDFE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57C8857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2B41D9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2DEEB2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CF0798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07336F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76" w:type="dxa"/>
            <w:noWrap/>
            <w:hideMark/>
          </w:tcPr>
          <w:p w14:paraId="5F1166E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9A62B8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6DFA28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467CFA7C"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548B22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A. rostrata</w:t>
            </w:r>
          </w:p>
        </w:tc>
        <w:tc>
          <w:tcPr>
            <w:tcW w:w="987" w:type="dxa"/>
            <w:noWrap/>
            <w:hideMark/>
          </w:tcPr>
          <w:p w14:paraId="50E86B5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7F6A161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3DF0A8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EA4060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587453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176CAD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6551342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c>
          <w:tcPr>
            <w:tcW w:w="876" w:type="dxa"/>
            <w:noWrap/>
            <w:hideMark/>
          </w:tcPr>
          <w:p w14:paraId="7749F0D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6AAA396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F6A279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03BA77CD"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3A236D8"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lastRenderedPageBreak/>
              <w:t>H. cyanoguttatus</w:t>
            </w:r>
          </w:p>
        </w:tc>
        <w:tc>
          <w:tcPr>
            <w:tcW w:w="987" w:type="dxa"/>
            <w:noWrap/>
            <w:hideMark/>
          </w:tcPr>
          <w:p w14:paraId="411EE77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59A2A8C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5030DCD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7D95E19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9FBB5B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87639B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7A91096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2922B226"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3192DD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800DA1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218726A1"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23929ABD"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C. lutrensis</w:t>
            </w:r>
          </w:p>
        </w:tc>
        <w:tc>
          <w:tcPr>
            <w:tcW w:w="987" w:type="dxa"/>
            <w:noWrap/>
            <w:hideMark/>
          </w:tcPr>
          <w:p w14:paraId="4A46FF07"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0B29C7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7F2A454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27</w:t>
            </w:r>
          </w:p>
        </w:tc>
        <w:tc>
          <w:tcPr>
            <w:tcW w:w="846" w:type="dxa"/>
            <w:noWrap/>
            <w:hideMark/>
          </w:tcPr>
          <w:p w14:paraId="13B13EF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1C85E39"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ED36CC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001C1E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67</w:t>
            </w:r>
          </w:p>
        </w:tc>
        <w:tc>
          <w:tcPr>
            <w:tcW w:w="876" w:type="dxa"/>
            <w:noWrap/>
            <w:hideMark/>
          </w:tcPr>
          <w:p w14:paraId="7E777A3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897EFD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07D8C19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10</w:t>
            </w:r>
          </w:p>
        </w:tc>
      </w:tr>
      <w:tr w:rsidR="00A7097F" w:rsidRPr="00A7097F" w14:paraId="6A32D384"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8E1BC7D"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C. venusta</w:t>
            </w:r>
          </w:p>
        </w:tc>
        <w:tc>
          <w:tcPr>
            <w:tcW w:w="987" w:type="dxa"/>
            <w:noWrap/>
            <w:hideMark/>
          </w:tcPr>
          <w:p w14:paraId="6708E49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5B37801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7B3A453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57DBAF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37ACFA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97C1FE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9E1385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203B1D6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6E3A9F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36FB853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65B1AEFC"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3AE959CD"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E. gracile</w:t>
            </w:r>
          </w:p>
        </w:tc>
        <w:tc>
          <w:tcPr>
            <w:tcW w:w="987" w:type="dxa"/>
            <w:noWrap/>
            <w:hideMark/>
          </w:tcPr>
          <w:p w14:paraId="2526E81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60A1787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D965D98"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C91623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070C0B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09D773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23F3008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3C68E1F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EB171D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867EB1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067F8390"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C92E225"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F. notatus</w:t>
            </w:r>
          </w:p>
        </w:tc>
        <w:tc>
          <w:tcPr>
            <w:tcW w:w="987" w:type="dxa"/>
            <w:noWrap/>
            <w:hideMark/>
          </w:tcPr>
          <w:p w14:paraId="59FA952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7D39192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12864C5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52BDD4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ED3E82C"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627EA67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FC606B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5AFB82C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DD3E06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4454DBC2"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4B511AB2"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4E6D5D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G. affinis</w:t>
            </w:r>
          </w:p>
        </w:tc>
        <w:tc>
          <w:tcPr>
            <w:tcW w:w="987" w:type="dxa"/>
            <w:noWrap/>
            <w:hideMark/>
          </w:tcPr>
          <w:p w14:paraId="06A7AC7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8</w:t>
            </w:r>
          </w:p>
        </w:tc>
        <w:tc>
          <w:tcPr>
            <w:tcW w:w="967" w:type="dxa"/>
            <w:noWrap/>
            <w:hideMark/>
          </w:tcPr>
          <w:p w14:paraId="698F627C"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3</w:t>
            </w:r>
          </w:p>
        </w:tc>
        <w:tc>
          <w:tcPr>
            <w:tcW w:w="847" w:type="dxa"/>
            <w:noWrap/>
            <w:hideMark/>
          </w:tcPr>
          <w:p w14:paraId="3CC21D6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DEF5AB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11</w:t>
            </w:r>
          </w:p>
        </w:tc>
        <w:tc>
          <w:tcPr>
            <w:tcW w:w="846" w:type="dxa"/>
            <w:noWrap/>
            <w:hideMark/>
          </w:tcPr>
          <w:p w14:paraId="6277742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1BAF97A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3A5A480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6</w:t>
            </w:r>
          </w:p>
        </w:tc>
        <w:tc>
          <w:tcPr>
            <w:tcW w:w="876" w:type="dxa"/>
            <w:noWrap/>
            <w:hideMark/>
          </w:tcPr>
          <w:p w14:paraId="3488E96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22</w:t>
            </w:r>
          </w:p>
        </w:tc>
        <w:tc>
          <w:tcPr>
            <w:tcW w:w="846" w:type="dxa"/>
            <w:noWrap/>
            <w:hideMark/>
          </w:tcPr>
          <w:p w14:paraId="036F50F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6080E15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r>
      <w:tr w:rsidR="00A7097F" w:rsidRPr="00A7097F" w14:paraId="22C4F0CE"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17A0DF0"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auritis</w:t>
            </w:r>
          </w:p>
        </w:tc>
        <w:tc>
          <w:tcPr>
            <w:tcW w:w="987" w:type="dxa"/>
            <w:noWrap/>
            <w:hideMark/>
          </w:tcPr>
          <w:p w14:paraId="4275598C"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AF933E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3548839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39EC7EC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0C7C8F2"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4B74B80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7C5467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462C9C6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8798B4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9E073B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2301A5C2"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856CBD3"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cyanellus</w:t>
            </w:r>
          </w:p>
        </w:tc>
        <w:tc>
          <w:tcPr>
            <w:tcW w:w="987" w:type="dxa"/>
            <w:noWrap/>
            <w:hideMark/>
          </w:tcPr>
          <w:p w14:paraId="34D6585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1E06B5E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027C30C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16863C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4CC81A64"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33A9441F"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FA7324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4C409F8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6635519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686F8C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6</w:t>
            </w:r>
          </w:p>
        </w:tc>
      </w:tr>
      <w:tr w:rsidR="00A7097F" w:rsidRPr="00A7097F" w14:paraId="445303D6"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1140CC4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gulosus</w:t>
            </w:r>
          </w:p>
        </w:tc>
        <w:tc>
          <w:tcPr>
            <w:tcW w:w="987" w:type="dxa"/>
            <w:noWrap/>
            <w:hideMark/>
          </w:tcPr>
          <w:p w14:paraId="7DEABB7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3126394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270B84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95B5BC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20DDD50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941B27F"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869AD3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76" w:type="dxa"/>
            <w:noWrap/>
            <w:hideMark/>
          </w:tcPr>
          <w:p w14:paraId="39280E26"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0B38D7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1347CB68"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r>
      <w:tr w:rsidR="00A7097F" w:rsidRPr="00A7097F" w14:paraId="4508614F"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3FC70547"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humilis</w:t>
            </w:r>
          </w:p>
        </w:tc>
        <w:tc>
          <w:tcPr>
            <w:tcW w:w="987" w:type="dxa"/>
            <w:noWrap/>
            <w:hideMark/>
          </w:tcPr>
          <w:p w14:paraId="51225B2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E0F78E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29EF7D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795A6A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3262D94"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AAF5E5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4C3AFDC"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523E6CD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3FE2D08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B674D2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233CA190"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D89E2B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macrochirus</w:t>
            </w:r>
          </w:p>
        </w:tc>
        <w:tc>
          <w:tcPr>
            <w:tcW w:w="987" w:type="dxa"/>
            <w:noWrap/>
            <w:hideMark/>
          </w:tcPr>
          <w:p w14:paraId="5DCCAB6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0FD9601F"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14951D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14D5710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7</w:t>
            </w:r>
          </w:p>
        </w:tc>
        <w:tc>
          <w:tcPr>
            <w:tcW w:w="846" w:type="dxa"/>
            <w:noWrap/>
            <w:hideMark/>
          </w:tcPr>
          <w:p w14:paraId="5B5D33A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2192F338"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1D89809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6</w:t>
            </w:r>
          </w:p>
        </w:tc>
        <w:tc>
          <w:tcPr>
            <w:tcW w:w="876" w:type="dxa"/>
            <w:noWrap/>
            <w:hideMark/>
          </w:tcPr>
          <w:p w14:paraId="3F17D5A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15</w:t>
            </w:r>
          </w:p>
        </w:tc>
        <w:tc>
          <w:tcPr>
            <w:tcW w:w="846" w:type="dxa"/>
            <w:noWrap/>
            <w:hideMark/>
          </w:tcPr>
          <w:p w14:paraId="106B967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21</w:t>
            </w:r>
          </w:p>
        </w:tc>
        <w:tc>
          <w:tcPr>
            <w:tcW w:w="846" w:type="dxa"/>
            <w:noWrap/>
            <w:hideMark/>
          </w:tcPr>
          <w:p w14:paraId="0A77712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r>
      <w:tr w:rsidR="00A7097F" w:rsidRPr="00A7097F" w14:paraId="56C9EBC0"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80ED439"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marginatus</w:t>
            </w:r>
          </w:p>
        </w:tc>
        <w:tc>
          <w:tcPr>
            <w:tcW w:w="987" w:type="dxa"/>
            <w:noWrap/>
            <w:hideMark/>
          </w:tcPr>
          <w:p w14:paraId="1BF0706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721566F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3A1B6D5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93D8BC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928127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159D39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E166E8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5D9B908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c>
          <w:tcPr>
            <w:tcW w:w="846" w:type="dxa"/>
            <w:noWrap/>
            <w:hideMark/>
          </w:tcPr>
          <w:p w14:paraId="34056B0F"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EE8DF4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2B57CA9A"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1B65F97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megalotis</w:t>
            </w:r>
          </w:p>
        </w:tc>
        <w:tc>
          <w:tcPr>
            <w:tcW w:w="987" w:type="dxa"/>
            <w:noWrap/>
            <w:hideMark/>
          </w:tcPr>
          <w:p w14:paraId="3221415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40D3CBD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1840DEC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0BAEB3E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837C52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1E938A7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1D34BA06"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17</w:t>
            </w:r>
          </w:p>
        </w:tc>
        <w:tc>
          <w:tcPr>
            <w:tcW w:w="876" w:type="dxa"/>
            <w:noWrap/>
            <w:hideMark/>
          </w:tcPr>
          <w:p w14:paraId="0AD13F2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30</w:t>
            </w:r>
          </w:p>
        </w:tc>
        <w:tc>
          <w:tcPr>
            <w:tcW w:w="846" w:type="dxa"/>
            <w:noWrap/>
            <w:hideMark/>
          </w:tcPr>
          <w:p w14:paraId="186FFC15"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29</w:t>
            </w:r>
          </w:p>
        </w:tc>
        <w:tc>
          <w:tcPr>
            <w:tcW w:w="846" w:type="dxa"/>
            <w:noWrap/>
            <w:hideMark/>
          </w:tcPr>
          <w:p w14:paraId="1B26675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8</w:t>
            </w:r>
          </w:p>
        </w:tc>
      </w:tr>
      <w:tr w:rsidR="00A7097F" w:rsidRPr="00A7097F" w14:paraId="4FBC1E24"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20446CB"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P. latipinna</w:t>
            </w:r>
          </w:p>
        </w:tc>
        <w:tc>
          <w:tcPr>
            <w:tcW w:w="987" w:type="dxa"/>
            <w:noWrap/>
            <w:hideMark/>
          </w:tcPr>
          <w:p w14:paraId="591CB33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c>
          <w:tcPr>
            <w:tcW w:w="967" w:type="dxa"/>
            <w:noWrap/>
            <w:hideMark/>
          </w:tcPr>
          <w:p w14:paraId="3D13F3D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36</w:t>
            </w:r>
          </w:p>
        </w:tc>
        <w:tc>
          <w:tcPr>
            <w:tcW w:w="847" w:type="dxa"/>
            <w:noWrap/>
            <w:hideMark/>
          </w:tcPr>
          <w:p w14:paraId="417D3A3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C2E5C8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9A0115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CC5107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F1670D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3AF4A5E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68C692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3ABC547"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14480661"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EDD33C0"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P. vigilax</w:t>
            </w:r>
          </w:p>
        </w:tc>
        <w:tc>
          <w:tcPr>
            <w:tcW w:w="987" w:type="dxa"/>
            <w:noWrap/>
            <w:hideMark/>
          </w:tcPr>
          <w:p w14:paraId="0717437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282EEB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7" w:type="dxa"/>
            <w:noWrap/>
            <w:hideMark/>
          </w:tcPr>
          <w:p w14:paraId="140D945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800929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905760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18E31C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718788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76" w:type="dxa"/>
            <w:noWrap/>
            <w:hideMark/>
          </w:tcPr>
          <w:p w14:paraId="70D4E00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1A47372"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0CEDA7B8"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4</w:t>
            </w:r>
          </w:p>
        </w:tc>
      </w:tr>
      <w:tr w:rsidR="00A7097F" w:rsidRPr="00A7097F" w14:paraId="4D21DFC6"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2A29641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T. maculatus</w:t>
            </w:r>
          </w:p>
        </w:tc>
        <w:tc>
          <w:tcPr>
            <w:tcW w:w="987" w:type="dxa"/>
            <w:noWrap/>
            <w:hideMark/>
          </w:tcPr>
          <w:p w14:paraId="10F2CB89"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4D770B2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6AF4B754"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92A06A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C4D24B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686F66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2A76039"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76" w:type="dxa"/>
            <w:noWrap/>
            <w:hideMark/>
          </w:tcPr>
          <w:p w14:paraId="4A235B4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9707958"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AEC0FA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bl>
    <w:p w14:paraId="0FBD7BEF" w14:textId="20014F99" w:rsidR="006B2FE3" w:rsidRPr="009A7FCE" w:rsidRDefault="00B76BE7" w:rsidP="009A7FCE">
      <w:pPr>
        <w:spacing w:line="480" w:lineRule="auto"/>
        <w:contextualSpacing/>
        <w:rPr>
          <w:noProof/>
        </w:rPr>
      </w:pPr>
      <w:commentRangeStart w:id="820"/>
      <w:r>
        <w:rPr>
          <w:noProof/>
        </w:rPr>
        <w:t xml:space="preserve">Table </w:t>
      </w:r>
      <w:r w:rsidR="00171020">
        <w:rPr>
          <w:noProof/>
        </w:rPr>
        <w:t>4.</w:t>
      </w:r>
      <w:r>
        <w:rPr>
          <w:noProof/>
        </w:rPr>
        <w:t xml:space="preserve"> </w:t>
      </w:r>
      <w:r w:rsidR="00A6221C">
        <w:rPr>
          <w:noProof/>
        </w:rPr>
        <w:t xml:space="preserve">Electrofishing </w:t>
      </w:r>
      <w:r>
        <w:rPr>
          <w:noProof/>
        </w:rPr>
        <w:t xml:space="preserve">community data </w:t>
      </w:r>
      <w:r w:rsidR="00F82766">
        <w:rPr>
          <w:noProof/>
        </w:rPr>
        <w:t>reported as abundance within a 75m single pass survey</w:t>
      </w:r>
      <w:r>
        <w:rPr>
          <w:noProof/>
        </w:rPr>
        <w:t>.</w:t>
      </w:r>
      <w:commentRangeEnd w:id="820"/>
      <w:r w:rsidR="00171020">
        <w:rPr>
          <w:rStyle w:val="CommentReference"/>
        </w:rPr>
        <w:commentReference w:id="820"/>
      </w:r>
    </w:p>
    <w:p w14:paraId="0BFD185A" w14:textId="2375FE30" w:rsidR="001B156C" w:rsidRPr="009A7FCE" w:rsidRDefault="001B156C" w:rsidP="009A7FCE">
      <w:pPr>
        <w:spacing w:line="480" w:lineRule="auto"/>
        <w:contextualSpacing/>
        <w:rPr>
          <w:noProof/>
        </w:rPr>
      </w:pPr>
    </w:p>
    <w:p w14:paraId="079BF2D1" w14:textId="77777777" w:rsidR="001B156C" w:rsidRPr="009A7FCE" w:rsidRDefault="001B156C" w:rsidP="009A7FCE">
      <w:pPr>
        <w:spacing w:line="480" w:lineRule="auto"/>
        <w:contextualSpacing/>
        <w:rPr>
          <w:noProof/>
        </w:rPr>
      </w:pPr>
    </w:p>
    <w:p w14:paraId="04BEDF4C" w14:textId="77777777" w:rsidR="001B156C" w:rsidRPr="009A7FCE" w:rsidRDefault="001B156C" w:rsidP="009A7FCE">
      <w:pPr>
        <w:spacing w:line="480" w:lineRule="auto"/>
        <w:contextualSpacing/>
      </w:pPr>
    </w:p>
    <w:p w14:paraId="0592A7C2" w14:textId="77777777" w:rsidR="001B156C" w:rsidRPr="009A7FCE" w:rsidRDefault="001B156C" w:rsidP="009A7FCE">
      <w:pPr>
        <w:spacing w:line="480" w:lineRule="auto"/>
        <w:contextualSpacing/>
      </w:pPr>
    </w:p>
    <w:p w14:paraId="663A80C3" w14:textId="470633E8" w:rsidR="001B156C" w:rsidRDefault="001B156C" w:rsidP="009A7FCE">
      <w:pPr>
        <w:spacing w:line="480" w:lineRule="auto"/>
        <w:contextualSpacing/>
      </w:pPr>
    </w:p>
    <w:p w14:paraId="540236A7" w14:textId="399DFEC4" w:rsidR="00872D2C" w:rsidRDefault="00872D2C" w:rsidP="009A7FCE">
      <w:pPr>
        <w:spacing w:line="480" w:lineRule="auto"/>
        <w:contextualSpacing/>
      </w:pPr>
    </w:p>
    <w:p w14:paraId="42010BA0" w14:textId="77777777" w:rsidR="00AB7FBD" w:rsidRDefault="00AB7FBD" w:rsidP="009A7FCE">
      <w:pPr>
        <w:spacing w:line="480" w:lineRule="auto"/>
        <w:contextualSpacing/>
      </w:pPr>
    </w:p>
    <w:tbl>
      <w:tblPr>
        <w:tblStyle w:val="PlainTable4"/>
        <w:tblW w:w="9465" w:type="dxa"/>
        <w:tblLook w:val="04A0" w:firstRow="1" w:lastRow="0" w:firstColumn="1" w:lastColumn="0" w:noHBand="0" w:noVBand="1"/>
      </w:tblPr>
      <w:tblGrid>
        <w:gridCol w:w="1407"/>
        <w:gridCol w:w="1532"/>
        <w:gridCol w:w="883"/>
        <w:gridCol w:w="808"/>
        <w:gridCol w:w="714"/>
        <w:gridCol w:w="794"/>
        <w:gridCol w:w="807"/>
        <w:gridCol w:w="803"/>
        <w:gridCol w:w="807"/>
        <w:gridCol w:w="807"/>
        <w:gridCol w:w="807"/>
      </w:tblGrid>
      <w:tr w:rsidR="00AB7FBD" w:rsidRPr="00AB7FBD" w14:paraId="6D367D29" w14:textId="77777777" w:rsidTr="00F827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336C141" w14:textId="77777777" w:rsidR="00AB7FBD" w:rsidRPr="00AB7FBD" w:rsidRDefault="00AB7FBD" w:rsidP="00AB7FBD">
            <w:pPr>
              <w:spacing w:line="480" w:lineRule="auto"/>
              <w:contextualSpacing/>
              <w:rPr>
                <w:sz w:val="16"/>
                <w:szCs w:val="16"/>
              </w:rPr>
            </w:pPr>
          </w:p>
        </w:tc>
        <w:tc>
          <w:tcPr>
            <w:tcW w:w="903" w:type="dxa"/>
            <w:noWrap/>
            <w:hideMark/>
          </w:tcPr>
          <w:p w14:paraId="66A0914F"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Tranquitas</w:t>
            </w:r>
          </w:p>
        </w:tc>
        <w:tc>
          <w:tcPr>
            <w:tcW w:w="808" w:type="dxa"/>
            <w:noWrap/>
            <w:hideMark/>
          </w:tcPr>
          <w:p w14:paraId="38F37478"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San Fernando</w:t>
            </w:r>
          </w:p>
        </w:tc>
        <w:tc>
          <w:tcPr>
            <w:tcW w:w="808" w:type="dxa"/>
            <w:noWrap/>
            <w:hideMark/>
          </w:tcPr>
          <w:p w14:paraId="6EC7F83B"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Aransas</w:t>
            </w:r>
          </w:p>
        </w:tc>
        <w:tc>
          <w:tcPr>
            <w:tcW w:w="714" w:type="dxa"/>
            <w:noWrap/>
            <w:hideMark/>
          </w:tcPr>
          <w:p w14:paraId="088AEB12"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Medio</w:t>
            </w:r>
          </w:p>
        </w:tc>
        <w:tc>
          <w:tcPr>
            <w:tcW w:w="794" w:type="dxa"/>
            <w:noWrap/>
            <w:hideMark/>
          </w:tcPr>
          <w:p w14:paraId="5468B9ED"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Perdido</w:t>
            </w:r>
          </w:p>
        </w:tc>
        <w:tc>
          <w:tcPr>
            <w:tcW w:w="807" w:type="dxa"/>
            <w:noWrap/>
            <w:hideMark/>
          </w:tcPr>
          <w:p w14:paraId="50B18F44"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Mission</w:t>
            </w:r>
          </w:p>
        </w:tc>
        <w:tc>
          <w:tcPr>
            <w:tcW w:w="803" w:type="dxa"/>
            <w:noWrap/>
            <w:hideMark/>
          </w:tcPr>
          <w:p w14:paraId="46D1F932"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Placedo</w:t>
            </w:r>
          </w:p>
        </w:tc>
        <w:tc>
          <w:tcPr>
            <w:tcW w:w="807" w:type="dxa"/>
            <w:noWrap/>
            <w:hideMark/>
          </w:tcPr>
          <w:p w14:paraId="0051D6AC"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Garcitas</w:t>
            </w:r>
          </w:p>
        </w:tc>
        <w:tc>
          <w:tcPr>
            <w:tcW w:w="807" w:type="dxa"/>
            <w:noWrap/>
            <w:hideMark/>
          </w:tcPr>
          <w:p w14:paraId="5EA5405A"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Big Creek</w:t>
            </w:r>
          </w:p>
        </w:tc>
        <w:tc>
          <w:tcPr>
            <w:tcW w:w="807" w:type="dxa"/>
            <w:noWrap/>
            <w:hideMark/>
          </w:tcPr>
          <w:p w14:paraId="04A29B8F"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Bear Branch</w:t>
            </w:r>
          </w:p>
        </w:tc>
      </w:tr>
      <w:tr w:rsidR="00AB7FBD" w:rsidRPr="00AB7FBD" w14:paraId="714743A2"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E6C8148" w14:textId="77777777" w:rsidR="00AB7FBD" w:rsidRPr="00AB7FBD" w:rsidRDefault="00AB7FBD" w:rsidP="00AB7FBD">
            <w:pPr>
              <w:spacing w:line="480" w:lineRule="auto"/>
              <w:contextualSpacing/>
              <w:rPr>
                <w:b w:val="0"/>
                <w:bCs w:val="0"/>
                <w:sz w:val="16"/>
                <w:szCs w:val="16"/>
              </w:rPr>
            </w:pPr>
            <w:r w:rsidRPr="00AB7FBD">
              <w:rPr>
                <w:b w:val="0"/>
                <w:bCs w:val="0"/>
                <w:sz w:val="16"/>
                <w:szCs w:val="16"/>
              </w:rPr>
              <w:t>Coleoptera</w:t>
            </w:r>
          </w:p>
        </w:tc>
        <w:tc>
          <w:tcPr>
            <w:tcW w:w="903" w:type="dxa"/>
            <w:noWrap/>
            <w:hideMark/>
          </w:tcPr>
          <w:p w14:paraId="03A89CD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b/>
                <w:bCs/>
                <w:sz w:val="16"/>
                <w:szCs w:val="16"/>
              </w:rPr>
            </w:pPr>
            <w:commentRangeStart w:id="821"/>
          </w:p>
        </w:tc>
        <w:tc>
          <w:tcPr>
            <w:tcW w:w="808" w:type="dxa"/>
            <w:noWrap/>
            <w:hideMark/>
          </w:tcPr>
          <w:p w14:paraId="7696D8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8" w:type="dxa"/>
            <w:noWrap/>
            <w:hideMark/>
          </w:tcPr>
          <w:p w14:paraId="13F0F76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14" w:type="dxa"/>
            <w:noWrap/>
            <w:hideMark/>
          </w:tcPr>
          <w:p w14:paraId="1E50841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94" w:type="dxa"/>
            <w:noWrap/>
            <w:hideMark/>
          </w:tcPr>
          <w:p w14:paraId="11E80D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0E4848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06055AD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1679921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commentRangeEnd w:id="821"/>
        <w:tc>
          <w:tcPr>
            <w:tcW w:w="807" w:type="dxa"/>
            <w:noWrap/>
            <w:hideMark/>
          </w:tcPr>
          <w:p w14:paraId="50E63C7E" w14:textId="77777777" w:rsidR="00AB7FBD" w:rsidRPr="00AB7FBD" w:rsidRDefault="00986574"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Pr>
                <w:rStyle w:val="CommentReference"/>
              </w:rPr>
              <w:commentReference w:id="821"/>
            </w:r>
          </w:p>
        </w:tc>
        <w:tc>
          <w:tcPr>
            <w:tcW w:w="807" w:type="dxa"/>
            <w:noWrap/>
            <w:hideMark/>
          </w:tcPr>
          <w:p w14:paraId="2BAB9A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AB7FBD" w:rsidRPr="00AB7FBD" w14:paraId="54699669"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5FA850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Ancyronyx</w:t>
            </w:r>
            <w:proofErr w:type="spellEnd"/>
          </w:p>
        </w:tc>
        <w:tc>
          <w:tcPr>
            <w:tcW w:w="903" w:type="dxa"/>
            <w:noWrap/>
            <w:hideMark/>
          </w:tcPr>
          <w:p w14:paraId="06CE3C0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0E1B44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DCD080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1DBA4D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0F2C1C9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A5166E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0FE69A6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CBDD7A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91</w:t>
            </w:r>
          </w:p>
        </w:tc>
        <w:tc>
          <w:tcPr>
            <w:tcW w:w="807" w:type="dxa"/>
            <w:noWrap/>
            <w:hideMark/>
          </w:tcPr>
          <w:p w14:paraId="3A07F08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DA3150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B9C90E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1BC2C2F"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Berosus</w:t>
            </w:r>
            <w:proofErr w:type="spellEnd"/>
          </w:p>
        </w:tc>
        <w:tc>
          <w:tcPr>
            <w:tcW w:w="903" w:type="dxa"/>
            <w:noWrap/>
            <w:hideMark/>
          </w:tcPr>
          <w:p w14:paraId="5AF7F27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51CE47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07690E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0FA1298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4C2405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B2BE4F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7DFC700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862F6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7A9389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1EC26E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0759F9F"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06EED5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Brachycerus</w:t>
            </w:r>
            <w:proofErr w:type="spellEnd"/>
          </w:p>
        </w:tc>
        <w:tc>
          <w:tcPr>
            <w:tcW w:w="903" w:type="dxa"/>
            <w:noWrap/>
            <w:hideMark/>
          </w:tcPr>
          <w:p w14:paraId="3A94082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C08DEE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B5C7EC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0678E5A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70FCC9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628</w:t>
            </w:r>
          </w:p>
        </w:tc>
        <w:tc>
          <w:tcPr>
            <w:tcW w:w="807" w:type="dxa"/>
            <w:noWrap/>
            <w:hideMark/>
          </w:tcPr>
          <w:p w14:paraId="642916F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17631EE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0A66D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BC1983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6CF93BB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56278A13"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B79683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Cyphon</w:t>
            </w:r>
            <w:proofErr w:type="spellEnd"/>
          </w:p>
        </w:tc>
        <w:tc>
          <w:tcPr>
            <w:tcW w:w="903" w:type="dxa"/>
            <w:noWrap/>
            <w:hideMark/>
          </w:tcPr>
          <w:p w14:paraId="6B9FA4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667540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50FA7F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4ABD8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2FAF6FF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866662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0B6B20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392</w:t>
            </w:r>
          </w:p>
        </w:tc>
        <w:tc>
          <w:tcPr>
            <w:tcW w:w="807" w:type="dxa"/>
            <w:noWrap/>
            <w:hideMark/>
          </w:tcPr>
          <w:p w14:paraId="27B83EE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6251EAA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BA3CE2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9A5582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5E8DCD5"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Dubiraphia</w:t>
            </w:r>
            <w:proofErr w:type="spellEnd"/>
          </w:p>
        </w:tc>
        <w:tc>
          <w:tcPr>
            <w:tcW w:w="903" w:type="dxa"/>
            <w:noWrap/>
            <w:hideMark/>
          </w:tcPr>
          <w:p w14:paraId="116CC0B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42A884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EB9A93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739D4BA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746CAAC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7E13FA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6752F68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392</w:t>
            </w:r>
          </w:p>
        </w:tc>
        <w:tc>
          <w:tcPr>
            <w:tcW w:w="807" w:type="dxa"/>
            <w:noWrap/>
            <w:hideMark/>
          </w:tcPr>
          <w:p w14:paraId="74C785B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91</w:t>
            </w:r>
          </w:p>
        </w:tc>
        <w:tc>
          <w:tcPr>
            <w:tcW w:w="807" w:type="dxa"/>
            <w:noWrap/>
            <w:hideMark/>
          </w:tcPr>
          <w:p w14:paraId="256253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81A72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2F36C725"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732C63A"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Elodes</w:t>
            </w:r>
            <w:proofErr w:type="spellEnd"/>
          </w:p>
        </w:tc>
        <w:tc>
          <w:tcPr>
            <w:tcW w:w="903" w:type="dxa"/>
            <w:noWrap/>
            <w:hideMark/>
          </w:tcPr>
          <w:p w14:paraId="11EB698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F3D0ED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46EB53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162B669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1A0B4D4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EA06CE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2B7E47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683864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1EC3626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8A2F8F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2DE0376A"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382A9F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Gyretes</w:t>
            </w:r>
            <w:proofErr w:type="spellEnd"/>
          </w:p>
        </w:tc>
        <w:tc>
          <w:tcPr>
            <w:tcW w:w="903" w:type="dxa"/>
            <w:noWrap/>
            <w:hideMark/>
          </w:tcPr>
          <w:p w14:paraId="26C016B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2335E9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7C09BF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332C867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E30139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56C922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513087A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DD14AE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132E74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8DEFEC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6C364C34"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DBA964F"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Heterelmis</w:t>
            </w:r>
            <w:proofErr w:type="spellEnd"/>
          </w:p>
        </w:tc>
        <w:tc>
          <w:tcPr>
            <w:tcW w:w="903" w:type="dxa"/>
            <w:noWrap/>
            <w:hideMark/>
          </w:tcPr>
          <w:p w14:paraId="4A24FC0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7E5CCF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5F52EE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7A15CBA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131CCA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E853BE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3857AB7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65AB87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162C5A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5467D0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20A490D0"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A16539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Hydraena</w:t>
            </w:r>
            <w:proofErr w:type="spellEnd"/>
          </w:p>
        </w:tc>
        <w:tc>
          <w:tcPr>
            <w:tcW w:w="903" w:type="dxa"/>
            <w:noWrap/>
            <w:hideMark/>
          </w:tcPr>
          <w:p w14:paraId="459277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EEF8B1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66B7D4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35511F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04303A2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49328BB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33266D6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440E42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87DD2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E01A85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76E202EF"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45448D0"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Hydrobius</w:t>
            </w:r>
            <w:proofErr w:type="spellEnd"/>
          </w:p>
        </w:tc>
        <w:tc>
          <w:tcPr>
            <w:tcW w:w="903" w:type="dxa"/>
            <w:noWrap/>
            <w:hideMark/>
          </w:tcPr>
          <w:p w14:paraId="107A37D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BBC281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C5BBC8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65D22C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5E0CC11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A57F55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0B6C7CC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BFB942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D7000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CC0AE0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049DE1D3"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7977F5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Macrelmis</w:t>
            </w:r>
            <w:proofErr w:type="spellEnd"/>
          </w:p>
        </w:tc>
        <w:tc>
          <w:tcPr>
            <w:tcW w:w="903" w:type="dxa"/>
            <w:noWrap/>
            <w:hideMark/>
          </w:tcPr>
          <w:p w14:paraId="69FCF17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27C8394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74AF4F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21A5B30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CD2E0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0F976B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2D4D1E4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28F80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6325E6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55B8F8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06C129F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7ECFC7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Macronychus</w:t>
            </w:r>
            <w:proofErr w:type="spellEnd"/>
          </w:p>
        </w:tc>
        <w:tc>
          <w:tcPr>
            <w:tcW w:w="903" w:type="dxa"/>
            <w:noWrap/>
            <w:hideMark/>
          </w:tcPr>
          <w:p w14:paraId="199E76D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F42CC0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0994CC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442274D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8E8FEC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D83B5C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60E1228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7F583D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60CF5B7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0DF4E35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5081C3B"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B72A6AB"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Neoelmis</w:t>
            </w:r>
            <w:proofErr w:type="spellEnd"/>
          </w:p>
        </w:tc>
        <w:tc>
          <w:tcPr>
            <w:tcW w:w="903" w:type="dxa"/>
            <w:noWrap/>
            <w:hideMark/>
          </w:tcPr>
          <w:p w14:paraId="3870B6B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71ED7C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54908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DCB44C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A1A09A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3F19F5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277AAB9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8168C2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40BF0D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92329D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3CBC418"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32FCD1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Peltodytes</w:t>
            </w:r>
            <w:proofErr w:type="spellEnd"/>
          </w:p>
        </w:tc>
        <w:tc>
          <w:tcPr>
            <w:tcW w:w="903" w:type="dxa"/>
            <w:noWrap/>
            <w:hideMark/>
          </w:tcPr>
          <w:p w14:paraId="2BDBB40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6969E7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B4992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5079672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1734</w:t>
            </w:r>
          </w:p>
        </w:tc>
        <w:tc>
          <w:tcPr>
            <w:tcW w:w="794" w:type="dxa"/>
            <w:noWrap/>
            <w:hideMark/>
          </w:tcPr>
          <w:p w14:paraId="5C76C31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327429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243270A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E18695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98D408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AF1A82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789DF4DD"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B2E98D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Scirtes</w:t>
            </w:r>
            <w:proofErr w:type="spellEnd"/>
          </w:p>
        </w:tc>
        <w:tc>
          <w:tcPr>
            <w:tcW w:w="903" w:type="dxa"/>
            <w:noWrap/>
            <w:hideMark/>
          </w:tcPr>
          <w:p w14:paraId="35AA854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69C8342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085DF4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AD3DDE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5CF557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B2B200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50783B1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F7F513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25CB5B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9B38FB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407B440D"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EC7ACE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Sphaeridiinae</w:t>
            </w:r>
            <w:proofErr w:type="spellEnd"/>
          </w:p>
        </w:tc>
        <w:tc>
          <w:tcPr>
            <w:tcW w:w="903" w:type="dxa"/>
            <w:noWrap/>
            <w:hideMark/>
          </w:tcPr>
          <w:p w14:paraId="2D412C6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851496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178DF8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352467A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50AA610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359AC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1249EA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8C7B43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058609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97E61D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1D3CE18B"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3EE783E"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Stenelmis</w:t>
            </w:r>
            <w:proofErr w:type="spellEnd"/>
          </w:p>
        </w:tc>
        <w:tc>
          <w:tcPr>
            <w:tcW w:w="903" w:type="dxa"/>
            <w:noWrap/>
            <w:hideMark/>
          </w:tcPr>
          <w:p w14:paraId="7E87D45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BE9E41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1512</w:t>
            </w:r>
          </w:p>
        </w:tc>
        <w:tc>
          <w:tcPr>
            <w:tcW w:w="808" w:type="dxa"/>
            <w:noWrap/>
            <w:hideMark/>
          </w:tcPr>
          <w:p w14:paraId="16DF780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3226</w:t>
            </w:r>
          </w:p>
        </w:tc>
        <w:tc>
          <w:tcPr>
            <w:tcW w:w="714" w:type="dxa"/>
            <w:noWrap/>
            <w:hideMark/>
          </w:tcPr>
          <w:p w14:paraId="160D920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1A88B7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9FBE59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2FA2DD7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392</w:t>
            </w:r>
          </w:p>
        </w:tc>
        <w:tc>
          <w:tcPr>
            <w:tcW w:w="807" w:type="dxa"/>
            <w:noWrap/>
            <w:hideMark/>
          </w:tcPr>
          <w:p w14:paraId="1618013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1F4728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650</w:t>
            </w:r>
          </w:p>
        </w:tc>
        <w:tc>
          <w:tcPr>
            <w:tcW w:w="807" w:type="dxa"/>
            <w:noWrap/>
            <w:hideMark/>
          </w:tcPr>
          <w:p w14:paraId="09DA781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001DEC4D"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3A56245" w14:textId="77777777" w:rsidR="00AB7FBD" w:rsidRPr="00AB7FBD" w:rsidRDefault="00AB7FBD" w:rsidP="00AB7FBD">
            <w:pPr>
              <w:spacing w:line="480" w:lineRule="auto"/>
              <w:contextualSpacing/>
              <w:rPr>
                <w:b w:val="0"/>
                <w:bCs w:val="0"/>
                <w:sz w:val="16"/>
                <w:szCs w:val="16"/>
              </w:rPr>
            </w:pPr>
            <w:r w:rsidRPr="00AB7FBD">
              <w:rPr>
                <w:b w:val="0"/>
                <w:bCs w:val="0"/>
                <w:sz w:val="16"/>
                <w:szCs w:val="16"/>
              </w:rPr>
              <w:t>Ephemeroptera</w:t>
            </w:r>
          </w:p>
        </w:tc>
        <w:tc>
          <w:tcPr>
            <w:tcW w:w="903" w:type="dxa"/>
            <w:noWrap/>
            <w:hideMark/>
          </w:tcPr>
          <w:p w14:paraId="3AB7C39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08" w:type="dxa"/>
            <w:noWrap/>
            <w:hideMark/>
          </w:tcPr>
          <w:p w14:paraId="36D644A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8" w:type="dxa"/>
            <w:noWrap/>
            <w:hideMark/>
          </w:tcPr>
          <w:p w14:paraId="55139BB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14" w:type="dxa"/>
            <w:noWrap/>
            <w:hideMark/>
          </w:tcPr>
          <w:p w14:paraId="6C4ABE4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94" w:type="dxa"/>
            <w:noWrap/>
            <w:hideMark/>
          </w:tcPr>
          <w:p w14:paraId="0A71DBF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4D0F910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693BA9A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30E7A1D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4139785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54CAB8B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AB7FBD" w:rsidRPr="00AB7FBD" w14:paraId="578FE70D"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6FEFDF2"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Ameletus</w:t>
            </w:r>
            <w:proofErr w:type="spellEnd"/>
          </w:p>
        </w:tc>
        <w:tc>
          <w:tcPr>
            <w:tcW w:w="903" w:type="dxa"/>
            <w:noWrap/>
            <w:hideMark/>
          </w:tcPr>
          <w:p w14:paraId="4F60FAB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67E2EF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1DCEE3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3226</w:t>
            </w:r>
          </w:p>
        </w:tc>
        <w:tc>
          <w:tcPr>
            <w:tcW w:w="714" w:type="dxa"/>
            <w:noWrap/>
            <w:hideMark/>
          </w:tcPr>
          <w:p w14:paraId="53AC3D3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11B5B43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02CF42C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64427B6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58407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532636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91C23A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0896C0C6"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69FB87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Amelobaetidius</w:t>
            </w:r>
            <w:proofErr w:type="spellEnd"/>
          </w:p>
        </w:tc>
        <w:tc>
          <w:tcPr>
            <w:tcW w:w="903" w:type="dxa"/>
            <w:noWrap/>
            <w:hideMark/>
          </w:tcPr>
          <w:p w14:paraId="78745F6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37DF3A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1F813E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1521139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0F8321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CA6475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520C9EA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92FBE7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7AACBD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E5B1DE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68B28265"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A6E12A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lastRenderedPageBreak/>
              <w:t xml:space="preserve">  </w:t>
            </w:r>
            <w:proofErr w:type="spellStart"/>
            <w:r w:rsidRPr="00F82766">
              <w:rPr>
                <w:b w:val="0"/>
                <w:bCs w:val="0"/>
                <w:i/>
                <w:iCs/>
                <w:sz w:val="16"/>
                <w:szCs w:val="16"/>
              </w:rPr>
              <w:t>Ametropus</w:t>
            </w:r>
            <w:proofErr w:type="spellEnd"/>
          </w:p>
        </w:tc>
        <w:tc>
          <w:tcPr>
            <w:tcW w:w="903" w:type="dxa"/>
            <w:noWrap/>
            <w:hideMark/>
          </w:tcPr>
          <w:p w14:paraId="0BCF007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F50AC1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4E7D62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7D0FC5D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126FA4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F5BDF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728A4DC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ED6654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1F8C94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04EC39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62D9FDB4"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341574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Baetis</w:t>
            </w:r>
            <w:proofErr w:type="spellEnd"/>
          </w:p>
        </w:tc>
        <w:tc>
          <w:tcPr>
            <w:tcW w:w="903" w:type="dxa"/>
            <w:noWrap/>
            <w:hideMark/>
          </w:tcPr>
          <w:p w14:paraId="1CBE06F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411D6F0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139DF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444E56E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0C690D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35460D1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5B6FEB9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FAEC6D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F0F1A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1660BA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5C026A90"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FE6BBC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Baetodes</w:t>
            </w:r>
            <w:proofErr w:type="spellEnd"/>
          </w:p>
        </w:tc>
        <w:tc>
          <w:tcPr>
            <w:tcW w:w="903" w:type="dxa"/>
            <w:noWrap/>
            <w:hideMark/>
          </w:tcPr>
          <w:p w14:paraId="31BEB5E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C546AD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D941F8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468AAB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50EDB9E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B02ACD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0AE661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D90397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0FA00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1EFEA7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476C41C7"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3BEEAE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Caenis</w:t>
            </w:r>
            <w:proofErr w:type="spellEnd"/>
          </w:p>
        </w:tc>
        <w:tc>
          <w:tcPr>
            <w:tcW w:w="903" w:type="dxa"/>
            <w:noWrap/>
            <w:hideMark/>
          </w:tcPr>
          <w:p w14:paraId="2E46A2E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6E3F22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51CD76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523B2BB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4308A1A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D2EA13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40ECA0F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0E8DF1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0C3D67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650</w:t>
            </w:r>
          </w:p>
        </w:tc>
        <w:tc>
          <w:tcPr>
            <w:tcW w:w="807" w:type="dxa"/>
            <w:noWrap/>
            <w:hideMark/>
          </w:tcPr>
          <w:p w14:paraId="4406796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09E505EF"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F24559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Centroptilum</w:t>
            </w:r>
            <w:proofErr w:type="spellEnd"/>
          </w:p>
        </w:tc>
        <w:tc>
          <w:tcPr>
            <w:tcW w:w="903" w:type="dxa"/>
            <w:noWrap/>
            <w:hideMark/>
          </w:tcPr>
          <w:p w14:paraId="4FF3998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F56BC6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D873AE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57EC58B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211403F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7E8663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9A5CC6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8A0753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EBED13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96C46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11805E9"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221650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Cercobrachys</w:t>
            </w:r>
            <w:proofErr w:type="spellEnd"/>
          </w:p>
        </w:tc>
        <w:tc>
          <w:tcPr>
            <w:tcW w:w="903" w:type="dxa"/>
            <w:noWrap/>
            <w:hideMark/>
          </w:tcPr>
          <w:p w14:paraId="462DE17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9303C5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A88D8A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6EED990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2C155BB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4A6C6D2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CA413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D869D7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05496A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8257C2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6CBF3415"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1A7822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Cloeon</w:t>
            </w:r>
            <w:proofErr w:type="spellEnd"/>
          </w:p>
        </w:tc>
        <w:tc>
          <w:tcPr>
            <w:tcW w:w="903" w:type="dxa"/>
            <w:noWrap/>
            <w:hideMark/>
          </w:tcPr>
          <w:p w14:paraId="7238E91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C52BF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D8732C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26B40F9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4C764D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07409B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0EA545C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573127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A989FB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C3448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826386F"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E3E08A1"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Fallceon</w:t>
            </w:r>
            <w:proofErr w:type="spellEnd"/>
          </w:p>
        </w:tc>
        <w:tc>
          <w:tcPr>
            <w:tcW w:w="903" w:type="dxa"/>
            <w:noWrap/>
            <w:hideMark/>
          </w:tcPr>
          <w:p w14:paraId="2CDE04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5C53C7C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5251B4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4B944CC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1352744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5D4325D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740FEB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1BDBBB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06D664D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325</w:t>
            </w:r>
          </w:p>
        </w:tc>
        <w:tc>
          <w:tcPr>
            <w:tcW w:w="807" w:type="dxa"/>
            <w:noWrap/>
            <w:hideMark/>
          </w:tcPr>
          <w:p w14:paraId="69E8843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301F2DF6"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D4FC21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Farrodes</w:t>
            </w:r>
            <w:proofErr w:type="spellEnd"/>
          </w:p>
        </w:tc>
        <w:tc>
          <w:tcPr>
            <w:tcW w:w="903" w:type="dxa"/>
            <w:noWrap/>
            <w:hideMark/>
          </w:tcPr>
          <w:p w14:paraId="47D6601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631743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243AF8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69B2AB0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06593B7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2849FB2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3933C06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1684D9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9745E9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05E639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18CF870"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733003F"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Isonychiidae</w:t>
            </w:r>
            <w:proofErr w:type="spellEnd"/>
          </w:p>
        </w:tc>
        <w:tc>
          <w:tcPr>
            <w:tcW w:w="903" w:type="dxa"/>
            <w:noWrap/>
            <w:hideMark/>
          </w:tcPr>
          <w:p w14:paraId="3A9D4E7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FD84CC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806397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51D6AB5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379370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C3FCC8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4695FC2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02F67AD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4D2954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DB6314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88568FA"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823A86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Leptohyphes</w:t>
            </w:r>
            <w:proofErr w:type="spellEnd"/>
          </w:p>
        </w:tc>
        <w:tc>
          <w:tcPr>
            <w:tcW w:w="903" w:type="dxa"/>
            <w:noWrap/>
            <w:hideMark/>
          </w:tcPr>
          <w:p w14:paraId="5AFFFE0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29C0925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BBA87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1DE0509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18188A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21634A0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791CAC1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C02C04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096459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4FF9AD9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5002E41D"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119009B"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Plauditus</w:t>
            </w:r>
            <w:proofErr w:type="spellEnd"/>
          </w:p>
        </w:tc>
        <w:tc>
          <w:tcPr>
            <w:tcW w:w="903" w:type="dxa"/>
            <w:noWrap/>
            <w:hideMark/>
          </w:tcPr>
          <w:p w14:paraId="6739269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689E7B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438C0DA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EF5CC1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66A450B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48B8A6B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6EDF889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0884D8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8139FF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325</w:t>
            </w:r>
          </w:p>
        </w:tc>
        <w:tc>
          <w:tcPr>
            <w:tcW w:w="807" w:type="dxa"/>
            <w:noWrap/>
            <w:hideMark/>
          </w:tcPr>
          <w:p w14:paraId="03EDAC9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03531A20"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9F5FC6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Procloeon</w:t>
            </w:r>
            <w:proofErr w:type="spellEnd"/>
          </w:p>
        </w:tc>
        <w:tc>
          <w:tcPr>
            <w:tcW w:w="903" w:type="dxa"/>
            <w:noWrap/>
            <w:hideMark/>
          </w:tcPr>
          <w:p w14:paraId="0CE113C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1BF6A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770B0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59303EF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AED995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81FD31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77F17C8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64263C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BFA164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435142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24A83B5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61DFE11"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Pseudocloeon</w:t>
            </w:r>
            <w:proofErr w:type="spellEnd"/>
          </w:p>
        </w:tc>
        <w:tc>
          <w:tcPr>
            <w:tcW w:w="903" w:type="dxa"/>
            <w:noWrap/>
            <w:hideMark/>
          </w:tcPr>
          <w:p w14:paraId="67A88DB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4852B26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791EC7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42A22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F6EA72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530ED4C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7B06129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303F01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91E75E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09DE6B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13F3324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4F8678B"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Stenonema</w:t>
            </w:r>
            <w:proofErr w:type="spellEnd"/>
          </w:p>
        </w:tc>
        <w:tc>
          <w:tcPr>
            <w:tcW w:w="903" w:type="dxa"/>
            <w:noWrap/>
            <w:hideMark/>
          </w:tcPr>
          <w:p w14:paraId="28A9268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C37B32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FE0BC2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B9F0E0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FEA88C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38EDAF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A7416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29B3F6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182</w:t>
            </w:r>
          </w:p>
        </w:tc>
        <w:tc>
          <w:tcPr>
            <w:tcW w:w="807" w:type="dxa"/>
            <w:noWrap/>
            <w:hideMark/>
          </w:tcPr>
          <w:p w14:paraId="78DBAA6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E2531C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CFB40DB"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3DB995D" w14:textId="77777777" w:rsidR="00AB7FBD" w:rsidRPr="00AB7FBD" w:rsidRDefault="00AB7FBD" w:rsidP="00AB7FBD">
            <w:pPr>
              <w:spacing w:line="480" w:lineRule="auto"/>
              <w:contextualSpacing/>
              <w:rPr>
                <w:b w:val="0"/>
                <w:bCs w:val="0"/>
                <w:sz w:val="16"/>
                <w:szCs w:val="16"/>
              </w:rPr>
            </w:pPr>
            <w:r w:rsidRPr="00AB7FBD">
              <w:rPr>
                <w:b w:val="0"/>
                <w:bCs w:val="0"/>
                <w:sz w:val="16"/>
                <w:szCs w:val="16"/>
              </w:rPr>
              <w:t>Gastropoda</w:t>
            </w:r>
          </w:p>
        </w:tc>
        <w:tc>
          <w:tcPr>
            <w:tcW w:w="903" w:type="dxa"/>
            <w:noWrap/>
            <w:hideMark/>
          </w:tcPr>
          <w:p w14:paraId="4A97760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08" w:type="dxa"/>
            <w:noWrap/>
            <w:hideMark/>
          </w:tcPr>
          <w:p w14:paraId="2F96C98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8" w:type="dxa"/>
            <w:noWrap/>
            <w:hideMark/>
          </w:tcPr>
          <w:p w14:paraId="46BDE64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14" w:type="dxa"/>
            <w:noWrap/>
            <w:hideMark/>
          </w:tcPr>
          <w:p w14:paraId="7E373D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94" w:type="dxa"/>
            <w:noWrap/>
            <w:hideMark/>
          </w:tcPr>
          <w:p w14:paraId="284DBAA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48FE714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644DB8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14BDD0B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50FC04E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6F54A2E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AB7FBD" w:rsidRPr="00AB7FBD" w14:paraId="0C19D3C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DF3D49E"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Amnicola</w:t>
            </w:r>
          </w:p>
        </w:tc>
        <w:tc>
          <w:tcPr>
            <w:tcW w:w="903" w:type="dxa"/>
            <w:noWrap/>
            <w:hideMark/>
          </w:tcPr>
          <w:p w14:paraId="3E30A10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3328</w:t>
            </w:r>
          </w:p>
        </w:tc>
        <w:tc>
          <w:tcPr>
            <w:tcW w:w="808" w:type="dxa"/>
            <w:noWrap/>
            <w:hideMark/>
          </w:tcPr>
          <w:p w14:paraId="6A9EEF5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756</w:t>
            </w:r>
          </w:p>
        </w:tc>
        <w:tc>
          <w:tcPr>
            <w:tcW w:w="808" w:type="dxa"/>
            <w:noWrap/>
            <w:hideMark/>
          </w:tcPr>
          <w:p w14:paraId="6E5106B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357A9A9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3B88F75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08644D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0A0C8DD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392</w:t>
            </w:r>
          </w:p>
        </w:tc>
        <w:tc>
          <w:tcPr>
            <w:tcW w:w="807" w:type="dxa"/>
            <w:noWrap/>
            <w:hideMark/>
          </w:tcPr>
          <w:p w14:paraId="1EAACD8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182</w:t>
            </w:r>
          </w:p>
        </w:tc>
        <w:tc>
          <w:tcPr>
            <w:tcW w:w="807" w:type="dxa"/>
            <w:noWrap/>
            <w:hideMark/>
          </w:tcPr>
          <w:p w14:paraId="199C362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8D7064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3059328"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5DD386D"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Biomphalaria</w:t>
            </w:r>
            <w:proofErr w:type="spellEnd"/>
          </w:p>
        </w:tc>
        <w:tc>
          <w:tcPr>
            <w:tcW w:w="903" w:type="dxa"/>
            <w:noWrap/>
            <w:hideMark/>
          </w:tcPr>
          <w:p w14:paraId="22CA98F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3328</w:t>
            </w:r>
          </w:p>
        </w:tc>
        <w:tc>
          <w:tcPr>
            <w:tcW w:w="808" w:type="dxa"/>
            <w:noWrap/>
            <w:hideMark/>
          </w:tcPr>
          <w:p w14:paraId="515B47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5C35E3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302B03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392FCD7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9EABFC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DCCE65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8ACE9A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C8D5E6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66C47A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4CAC4EB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7EB361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Bithynia</w:t>
            </w:r>
          </w:p>
        </w:tc>
        <w:tc>
          <w:tcPr>
            <w:tcW w:w="903" w:type="dxa"/>
            <w:noWrap/>
            <w:hideMark/>
          </w:tcPr>
          <w:p w14:paraId="1586813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3328</w:t>
            </w:r>
          </w:p>
        </w:tc>
        <w:tc>
          <w:tcPr>
            <w:tcW w:w="808" w:type="dxa"/>
            <w:noWrap/>
            <w:hideMark/>
          </w:tcPr>
          <w:p w14:paraId="641827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DA3970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57E6C64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4B519B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4D904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647F748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8A6F88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899FC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168A24A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376336BB"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953AF1A"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Campeloma</w:t>
            </w:r>
            <w:proofErr w:type="spellEnd"/>
          </w:p>
        </w:tc>
        <w:tc>
          <w:tcPr>
            <w:tcW w:w="903" w:type="dxa"/>
            <w:noWrap/>
            <w:hideMark/>
          </w:tcPr>
          <w:p w14:paraId="6A7120E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3328</w:t>
            </w:r>
          </w:p>
        </w:tc>
        <w:tc>
          <w:tcPr>
            <w:tcW w:w="808" w:type="dxa"/>
            <w:noWrap/>
            <w:hideMark/>
          </w:tcPr>
          <w:p w14:paraId="1108416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4C2773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3365696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5489732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812833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941BB9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392</w:t>
            </w:r>
          </w:p>
        </w:tc>
        <w:tc>
          <w:tcPr>
            <w:tcW w:w="807" w:type="dxa"/>
            <w:noWrap/>
            <w:hideMark/>
          </w:tcPr>
          <w:p w14:paraId="29C6501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7FA8F9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2627D0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67B06CFB"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4377ED2"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Fossaria</w:t>
            </w:r>
            <w:proofErr w:type="spellEnd"/>
          </w:p>
        </w:tc>
        <w:tc>
          <w:tcPr>
            <w:tcW w:w="903" w:type="dxa"/>
            <w:noWrap/>
            <w:hideMark/>
          </w:tcPr>
          <w:p w14:paraId="100924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commentRangeStart w:id="822"/>
            <w:commentRangeStart w:id="823"/>
            <w:r w:rsidRPr="00AB7FBD">
              <w:rPr>
                <w:sz w:val="16"/>
                <w:szCs w:val="16"/>
              </w:rPr>
              <w:t>3328</w:t>
            </w:r>
            <w:commentRangeEnd w:id="822"/>
            <w:r w:rsidR="002A2151">
              <w:rPr>
                <w:rStyle w:val="CommentReference"/>
              </w:rPr>
              <w:commentReference w:id="822"/>
            </w:r>
            <w:commentRangeEnd w:id="823"/>
            <w:r w:rsidR="00986574">
              <w:rPr>
                <w:rStyle w:val="CommentReference"/>
              </w:rPr>
              <w:commentReference w:id="823"/>
            </w:r>
          </w:p>
        </w:tc>
        <w:tc>
          <w:tcPr>
            <w:tcW w:w="808" w:type="dxa"/>
            <w:noWrap/>
            <w:hideMark/>
          </w:tcPr>
          <w:p w14:paraId="49D545C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5E3C34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5DC86E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D4475F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66FB2B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36290DA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FFD5F1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634C6C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1BA6B3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6C2ABE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651BC0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Gyraulus</w:t>
            </w:r>
            <w:proofErr w:type="spellEnd"/>
          </w:p>
        </w:tc>
        <w:tc>
          <w:tcPr>
            <w:tcW w:w="903" w:type="dxa"/>
            <w:noWrap/>
            <w:hideMark/>
          </w:tcPr>
          <w:p w14:paraId="38A6C6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113A5D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9CDDF5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09FE6D0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00A90CD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05D8A0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4F8477F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7FC4E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54A149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604F1F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722ECBD4"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5489DD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Helicina</w:t>
            </w:r>
            <w:proofErr w:type="spellEnd"/>
          </w:p>
        </w:tc>
        <w:tc>
          <w:tcPr>
            <w:tcW w:w="903" w:type="dxa"/>
            <w:noWrap/>
            <w:hideMark/>
          </w:tcPr>
          <w:p w14:paraId="0DDC4FC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7ED0C6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C01FB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3325B14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80EC76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A04E01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281576C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A7A483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0307DD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F581BC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0A20B8EC"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84E6DBE"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Helisoma</w:t>
            </w:r>
            <w:proofErr w:type="spellEnd"/>
          </w:p>
        </w:tc>
        <w:tc>
          <w:tcPr>
            <w:tcW w:w="903" w:type="dxa"/>
            <w:noWrap/>
            <w:hideMark/>
          </w:tcPr>
          <w:p w14:paraId="43D4D0E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565E7D8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201FDC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170B5E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BFFEC4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24189D4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5F56E19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392</w:t>
            </w:r>
          </w:p>
        </w:tc>
        <w:tc>
          <w:tcPr>
            <w:tcW w:w="807" w:type="dxa"/>
            <w:noWrap/>
            <w:hideMark/>
          </w:tcPr>
          <w:p w14:paraId="2319698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0F203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F76C2E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7A2CF8F9"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462D97A"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Linisa</w:t>
            </w:r>
            <w:proofErr w:type="spellEnd"/>
          </w:p>
        </w:tc>
        <w:tc>
          <w:tcPr>
            <w:tcW w:w="903" w:type="dxa"/>
            <w:noWrap/>
            <w:hideMark/>
          </w:tcPr>
          <w:p w14:paraId="7F3DE9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531A93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D362F2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02BBA2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73490B8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44C5E4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10CA0D6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27218E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E32AEA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9645C1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2FD972D0"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A5871E1"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Melanoides</w:t>
            </w:r>
            <w:proofErr w:type="spellEnd"/>
          </w:p>
        </w:tc>
        <w:tc>
          <w:tcPr>
            <w:tcW w:w="903" w:type="dxa"/>
            <w:noWrap/>
            <w:hideMark/>
          </w:tcPr>
          <w:p w14:paraId="1E157D5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9984</w:t>
            </w:r>
          </w:p>
        </w:tc>
        <w:tc>
          <w:tcPr>
            <w:tcW w:w="808" w:type="dxa"/>
            <w:noWrap/>
            <w:hideMark/>
          </w:tcPr>
          <w:p w14:paraId="39751ED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1512</w:t>
            </w:r>
          </w:p>
        </w:tc>
        <w:tc>
          <w:tcPr>
            <w:tcW w:w="808" w:type="dxa"/>
            <w:noWrap/>
            <w:hideMark/>
          </w:tcPr>
          <w:p w14:paraId="5D2DAB9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3C1DDA7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6052C9B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6310698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07AE802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C75F1B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182</w:t>
            </w:r>
          </w:p>
        </w:tc>
        <w:tc>
          <w:tcPr>
            <w:tcW w:w="807" w:type="dxa"/>
            <w:noWrap/>
            <w:hideMark/>
          </w:tcPr>
          <w:p w14:paraId="63C5D14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6F9FFD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1234DDB6"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41671E0"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Menetus</w:t>
            </w:r>
            <w:proofErr w:type="spellEnd"/>
          </w:p>
        </w:tc>
        <w:tc>
          <w:tcPr>
            <w:tcW w:w="903" w:type="dxa"/>
            <w:noWrap/>
            <w:hideMark/>
          </w:tcPr>
          <w:p w14:paraId="2C1B6FD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39DB62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461374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09375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14215B4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EB75E6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3BAD645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5EE5B8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43A3DA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95C3A4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5C27B185"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12A44C5"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Physa</w:t>
            </w:r>
            <w:proofErr w:type="spellEnd"/>
          </w:p>
        </w:tc>
        <w:tc>
          <w:tcPr>
            <w:tcW w:w="903" w:type="dxa"/>
            <w:noWrap/>
            <w:hideMark/>
          </w:tcPr>
          <w:p w14:paraId="1D9CEF2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88F0D0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2F45E7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43D83A7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5948D00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5960CD9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71BB22A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32CEE2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DB942A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73FF85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9EA1128"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9D21BD2"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Physella</w:t>
            </w:r>
            <w:proofErr w:type="spellEnd"/>
          </w:p>
        </w:tc>
        <w:tc>
          <w:tcPr>
            <w:tcW w:w="903" w:type="dxa"/>
            <w:noWrap/>
            <w:hideMark/>
          </w:tcPr>
          <w:p w14:paraId="0C8245B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CB8819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D51A74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508BF63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4723DA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4DB4120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1025432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08E257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840B24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150347E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67E0948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3A0F3C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Planorbula</w:t>
            </w:r>
            <w:proofErr w:type="spellEnd"/>
          </w:p>
        </w:tc>
        <w:tc>
          <w:tcPr>
            <w:tcW w:w="903" w:type="dxa"/>
            <w:noWrap/>
            <w:hideMark/>
          </w:tcPr>
          <w:p w14:paraId="30B45D9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276B32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EC3EEC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DAD368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291246F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D385A4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5ED122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2DDC49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0CAF88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5ADCEB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5E1250E4"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DADF80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Pseudcosuccinea</w:t>
            </w:r>
            <w:proofErr w:type="spellEnd"/>
          </w:p>
        </w:tc>
        <w:tc>
          <w:tcPr>
            <w:tcW w:w="903" w:type="dxa"/>
            <w:noWrap/>
            <w:hideMark/>
          </w:tcPr>
          <w:p w14:paraId="0610CBE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3328</w:t>
            </w:r>
          </w:p>
        </w:tc>
        <w:tc>
          <w:tcPr>
            <w:tcW w:w="808" w:type="dxa"/>
            <w:noWrap/>
            <w:hideMark/>
          </w:tcPr>
          <w:p w14:paraId="4D6A5E7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4B5D78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4F199AD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456640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14746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67397B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B90034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91</w:t>
            </w:r>
          </w:p>
        </w:tc>
        <w:tc>
          <w:tcPr>
            <w:tcW w:w="807" w:type="dxa"/>
            <w:noWrap/>
            <w:hideMark/>
          </w:tcPr>
          <w:p w14:paraId="3EDA6C5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C7A621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1AE44FEF"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FB625A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Strobilops</w:t>
            </w:r>
            <w:proofErr w:type="spellEnd"/>
          </w:p>
        </w:tc>
        <w:tc>
          <w:tcPr>
            <w:tcW w:w="903" w:type="dxa"/>
            <w:noWrap/>
            <w:hideMark/>
          </w:tcPr>
          <w:p w14:paraId="09D0387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411EB6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E8038D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8115DF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D4E4F4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4044376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140D3CF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AE870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2215AE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4A9385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6AAA9F59"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3DB38F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Valvata</w:t>
            </w:r>
            <w:proofErr w:type="spellEnd"/>
          </w:p>
        </w:tc>
        <w:tc>
          <w:tcPr>
            <w:tcW w:w="903" w:type="dxa"/>
            <w:noWrap/>
            <w:hideMark/>
          </w:tcPr>
          <w:p w14:paraId="4C2493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246EAE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65AF5C9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137EF1A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080A733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3F382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7FD5560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652436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CF09FD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62F966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bl>
    <w:p w14:paraId="135E85C2" w14:textId="7D2AD393" w:rsidR="00D4665A" w:rsidRDefault="00F82766" w:rsidP="009A7FCE">
      <w:pPr>
        <w:spacing w:line="480" w:lineRule="auto"/>
        <w:contextualSpacing/>
        <w:rPr>
          <w:noProof/>
        </w:rPr>
      </w:pPr>
      <w:r>
        <w:t xml:space="preserve">Table </w:t>
      </w:r>
      <w:r w:rsidR="00171020">
        <w:t>5</w:t>
      </w:r>
      <w:r>
        <w:t xml:space="preserve">. </w:t>
      </w:r>
      <w:r>
        <w:rPr>
          <w:noProof/>
        </w:rPr>
        <w:t>Coleoptera, Ephemeroptera and Gastropoda reported as individuals per square meter.</w:t>
      </w:r>
    </w:p>
    <w:p w14:paraId="479BB85A" w14:textId="77777777" w:rsidR="002A2151" w:rsidRDefault="002A2151" w:rsidP="009A7FCE">
      <w:pPr>
        <w:spacing w:line="480" w:lineRule="auto"/>
        <w:contextualSpacing/>
        <w:rPr>
          <w:noProof/>
        </w:rPr>
      </w:pPr>
    </w:p>
    <w:tbl>
      <w:tblPr>
        <w:tblStyle w:val="PlainTable4"/>
        <w:tblW w:w="9480" w:type="dxa"/>
        <w:tblLook w:val="04A0" w:firstRow="1" w:lastRow="0" w:firstColumn="1" w:lastColumn="0" w:noHBand="0" w:noVBand="1"/>
      </w:tblPr>
      <w:tblGrid>
        <w:gridCol w:w="1365"/>
        <w:gridCol w:w="981"/>
        <w:gridCol w:w="883"/>
        <w:gridCol w:w="786"/>
        <w:gridCol w:w="732"/>
        <w:gridCol w:w="786"/>
        <w:gridCol w:w="786"/>
        <w:gridCol w:w="786"/>
        <w:gridCol w:w="803"/>
        <w:gridCol w:w="786"/>
        <w:gridCol w:w="786"/>
      </w:tblGrid>
      <w:tr w:rsidR="00F82766" w:rsidRPr="00F82766" w14:paraId="7723182A" w14:textId="77777777" w:rsidTr="00D466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5F97FDFE" w14:textId="77777777" w:rsidR="00F82766" w:rsidRPr="00F82766" w:rsidRDefault="00F82766" w:rsidP="00F82766">
            <w:pPr>
              <w:contextualSpacing/>
              <w:rPr>
                <w:sz w:val="16"/>
                <w:szCs w:val="16"/>
              </w:rPr>
            </w:pPr>
          </w:p>
        </w:tc>
        <w:tc>
          <w:tcPr>
            <w:tcW w:w="981" w:type="dxa"/>
            <w:noWrap/>
            <w:hideMark/>
          </w:tcPr>
          <w:p w14:paraId="64F7D86E"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Tranquitas</w:t>
            </w:r>
          </w:p>
        </w:tc>
        <w:tc>
          <w:tcPr>
            <w:tcW w:w="883" w:type="dxa"/>
            <w:noWrap/>
            <w:hideMark/>
          </w:tcPr>
          <w:p w14:paraId="1336E807"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San Fernando</w:t>
            </w:r>
          </w:p>
        </w:tc>
        <w:tc>
          <w:tcPr>
            <w:tcW w:w="786" w:type="dxa"/>
            <w:noWrap/>
            <w:hideMark/>
          </w:tcPr>
          <w:p w14:paraId="3C7015E2"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Aransas</w:t>
            </w:r>
          </w:p>
        </w:tc>
        <w:tc>
          <w:tcPr>
            <w:tcW w:w="732" w:type="dxa"/>
            <w:noWrap/>
            <w:hideMark/>
          </w:tcPr>
          <w:p w14:paraId="33044190"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Medio</w:t>
            </w:r>
          </w:p>
        </w:tc>
        <w:tc>
          <w:tcPr>
            <w:tcW w:w="786" w:type="dxa"/>
            <w:noWrap/>
            <w:hideMark/>
          </w:tcPr>
          <w:p w14:paraId="45540F93"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Perdido</w:t>
            </w:r>
          </w:p>
        </w:tc>
        <w:tc>
          <w:tcPr>
            <w:tcW w:w="786" w:type="dxa"/>
            <w:noWrap/>
            <w:hideMark/>
          </w:tcPr>
          <w:p w14:paraId="44E64136"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Mission</w:t>
            </w:r>
          </w:p>
        </w:tc>
        <w:tc>
          <w:tcPr>
            <w:tcW w:w="786" w:type="dxa"/>
            <w:noWrap/>
            <w:hideMark/>
          </w:tcPr>
          <w:p w14:paraId="5060810B"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Placedo</w:t>
            </w:r>
          </w:p>
        </w:tc>
        <w:tc>
          <w:tcPr>
            <w:tcW w:w="803" w:type="dxa"/>
            <w:noWrap/>
            <w:hideMark/>
          </w:tcPr>
          <w:p w14:paraId="21436754"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Garcitas</w:t>
            </w:r>
          </w:p>
        </w:tc>
        <w:tc>
          <w:tcPr>
            <w:tcW w:w="786" w:type="dxa"/>
            <w:noWrap/>
            <w:hideMark/>
          </w:tcPr>
          <w:p w14:paraId="31DFBD4F"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Big Creek</w:t>
            </w:r>
          </w:p>
        </w:tc>
        <w:tc>
          <w:tcPr>
            <w:tcW w:w="786" w:type="dxa"/>
            <w:noWrap/>
            <w:hideMark/>
          </w:tcPr>
          <w:p w14:paraId="6F6E5796"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Bear Branch</w:t>
            </w:r>
          </w:p>
        </w:tc>
      </w:tr>
      <w:tr w:rsidR="00F82766" w:rsidRPr="00F82766" w14:paraId="21275AC0"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862FB12" w14:textId="77777777" w:rsidR="00F82766" w:rsidRPr="00D4665A" w:rsidRDefault="00F82766" w:rsidP="00F82766">
            <w:pPr>
              <w:contextualSpacing/>
              <w:rPr>
                <w:b w:val="0"/>
                <w:bCs w:val="0"/>
                <w:sz w:val="16"/>
                <w:szCs w:val="16"/>
              </w:rPr>
            </w:pPr>
            <w:r w:rsidRPr="00D4665A">
              <w:rPr>
                <w:b w:val="0"/>
                <w:bCs w:val="0"/>
                <w:sz w:val="16"/>
                <w:szCs w:val="16"/>
              </w:rPr>
              <w:t>Hemiptera</w:t>
            </w:r>
          </w:p>
        </w:tc>
        <w:tc>
          <w:tcPr>
            <w:tcW w:w="981" w:type="dxa"/>
            <w:noWrap/>
            <w:hideMark/>
          </w:tcPr>
          <w:p w14:paraId="2846A61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83" w:type="dxa"/>
            <w:noWrap/>
            <w:hideMark/>
          </w:tcPr>
          <w:p w14:paraId="395EEEA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09F5D01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32" w:type="dxa"/>
            <w:noWrap/>
            <w:hideMark/>
          </w:tcPr>
          <w:p w14:paraId="363CB2E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51A8631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43EE706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2D59F8D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6FACA53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4D4A85D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3EFD941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492B8F3A"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7DD13F2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Belostoma</w:t>
            </w:r>
            <w:proofErr w:type="spellEnd"/>
          </w:p>
        </w:tc>
        <w:tc>
          <w:tcPr>
            <w:tcW w:w="981" w:type="dxa"/>
            <w:noWrap/>
            <w:hideMark/>
          </w:tcPr>
          <w:p w14:paraId="5F70BF5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0369565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B21B9A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57DCB7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96D16E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913E9D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BFFB69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6C0CFA6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8EF0DB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325</w:t>
            </w:r>
          </w:p>
        </w:tc>
        <w:tc>
          <w:tcPr>
            <w:tcW w:w="786" w:type="dxa"/>
            <w:noWrap/>
            <w:hideMark/>
          </w:tcPr>
          <w:p w14:paraId="15ED3C3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163F16B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72272F9"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Glaenocorisa</w:t>
            </w:r>
            <w:proofErr w:type="spellEnd"/>
          </w:p>
        </w:tc>
        <w:tc>
          <w:tcPr>
            <w:tcW w:w="981" w:type="dxa"/>
            <w:noWrap/>
            <w:hideMark/>
          </w:tcPr>
          <w:p w14:paraId="6FA1783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08D09C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DBCFB9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360DE4E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E13E34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C025DA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1CFA11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0564C07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5382A1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6B26E5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CB5F378"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0D56EC3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Hebrus</w:t>
            </w:r>
            <w:proofErr w:type="spellEnd"/>
          </w:p>
        </w:tc>
        <w:tc>
          <w:tcPr>
            <w:tcW w:w="981" w:type="dxa"/>
            <w:noWrap/>
            <w:hideMark/>
          </w:tcPr>
          <w:p w14:paraId="5AB067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3C814BD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6" w:type="dxa"/>
            <w:noWrap/>
            <w:hideMark/>
          </w:tcPr>
          <w:p w14:paraId="474732C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1172B9B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94B12F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0229E9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B2BB8A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375729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5E47B8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963977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57A4DCCC"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B49EA28"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Limnocoris</w:t>
            </w:r>
            <w:proofErr w:type="spellEnd"/>
          </w:p>
        </w:tc>
        <w:tc>
          <w:tcPr>
            <w:tcW w:w="981" w:type="dxa"/>
            <w:noWrap/>
            <w:hideMark/>
          </w:tcPr>
          <w:p w14:paraId="1DA8D6C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7144466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34D49B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2711ADC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C454D6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9B7C1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6" w:type="dxa"/>
            <w:noWrap/>
            <w:hideMark/>
          </w:tcPr>
          <w:p w14:paraId="5980D46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3E60B32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EC4D8A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0B9169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33249A12"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AB7698E"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Limnoporus</w:t>
            </w:r>
            <w:proofErr w:type="spellEnd"/>
          </w:p>
        </w:tc>
        <w:tc>
          <w:tcPr>
            <w:tcW w:w="981" w:type="dxa"/>
            <w:noWrap/>
            <w:hideMark/>
          </w:tcPr>
          <w:p w14:paraId="1959640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55F023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E3B44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528783D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3D8F78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942</w:t>
            </w:r>
          </w:p>
        </w:tc>
        <w:tc>
          <w:tcPr>
            <w:tcW w:w="786" w:type="dxa"/>
            <w:noWrap/>
            <w:hideMark/>
          </w:tcPr>
          <w:p w14:paraId="259C4FD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AF5FC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AFAB82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F78707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A8032A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2488D78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E37771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Lipogomphus</w:t>
            </w:r>
            <w:proofErr w:type="spellEnd"/>
          </w:p>
        </w:tc>
        <w:tc>
          <w:tcPr>
            <w:tcW w:w="981" w:type="dxa"/>
            <w:noWrap/>
            <w:hideMark/>
          </w:tcPr>
          <w:p w14:paraId="50E14D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6E6544A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E0717D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3129E82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FBCB6C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5BBCAA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059450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3BB9DC6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4496AD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F943A2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3D23342E"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0C0D6DE"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Mesovelia</w:t>
            </w:r>
            <w:proofErr w:type="spellEnd"/>
          </w:p>
        </w:tc>
        <w:tc>
          <w:tcPr>
            <w:tcW w:w="981" w:type="dxa"/>
            <w:noWrap/>
            <w:hideMark/>
          </w:tcPr>
          <w:p w14:paraId="70FFDC6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22B7993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7D8A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032BC1B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867</w:t>
            </w:r>
          </w:p>
        </w:tc>
        <w:tc>
          <w:tcPr>
            <w:tcW w:w="786" w:type="dxa"/>
            <w:noWrap/>
            <w:hideMark/>
          </w:tcPr>
          <w:p w14:paraId="40B32E4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502EE0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C724EA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840E4F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C9BBDD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DCE446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6CE497C4"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0A959FD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Microvelia</w:t>
            </w:r>
            <w:proofErr w:type="spellEnd"/>
          </w:p>
        </w:tc>
        <w:tc>
          <w:tcPr>
            <w:tcW w:w="981" w:type="dxa"/>
            <w:noWrap/>
            <w:hideMark/>
          </w:tcPr>
          <w:p w14:paraId="2922518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49F628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193490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5A66758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7B794E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48D872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2ABB4B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0041A66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198AA6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8CE49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5F12CFE"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89F35F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Morphocorixa</w:t>
            </w:r>
            <w:proofErr w:type="spellEnd"/>
          </w:p>
        </w:tc>
        <w:tc>
          <w:tcPr>
            <w:tcW w:w="981" w:type="dxa"/>
            <w:noWrap/>
            <w:hideMark/>
          </w:tcPr>
          <w:p w14:paraId="2EE6E11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A55C8F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0C23A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04C132D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2C7FBC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D13F34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169357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0C3560C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6CDF1B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5BE709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24FDB2CF"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057B63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Neoplea</w:t>
            </w:r>
            <w:proofErr w:type="spellEnd"/>
          </w:p>
        </w:tc>
        <w:tc>
          <w:tcPr>
            <w:tcW w:w="981" w:type="dxa"/>
            <w:noWrap/>
            <w:hideMark/>
          </w:tcPr>
          <w:p w14:paraId="0FF6EAD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0E9C528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E16309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545342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92E48A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1FA56E6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8885EE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12AE5BD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60685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32B08D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B2247B2"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3C17F3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Pelocoris</w:t>
            </w:r>
            <w:proofErr w:type="spellEnd"/>
          </w:p>
        </w:tc>
        <w:tc>
          <w:tcPr>
            <w:tcW w:w="981" w:type="dxa"/>
            <w:noWrap/>
            <w:hideMark/>
          </w:tcPr>
          <w:p w14:paraId="213A9E4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0D5D05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5A6AAA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65EE2EC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D8534C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A47724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381</w:t>
            </w:r>
          </w:p>
        </w:tc>
        <w:tc>
          <w:tcPr>
            <w:tcW w:w="786" w:type="dxa"/>
            <w:noWrap/>
            <w:hideMark/>
          </w:tcPr>
          <w:p w14:paraId="21F773C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2D220B8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E2169F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2EB622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6009A44D"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D2527FE"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Ranatra</w:t>
            </w:r>
            <w:proofErr w:type="spellEnd"/>
          </w:p>
        </w:tc>
        <w:tc>
          <w:tcPr>
            <w:tcW w:w="981" w:type="dxa"/>
            <w:noWrap/>
            <w:hideMark/>
          </w:tcPr>
          <w:p w14:paraId="557C1B2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52BA0B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5C20AC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4024AD9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6" w:type="dxa"/>
            <w:noWrap/>
            <w:hideMark/>
          </w:tcPr>
          <w:p w14:paraId="5A245B4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FCDF84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BBA74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1B17928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25E394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3C88E5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1AE8B20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CF1121C"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Rhagovelia</w:t>
            </w:r>
            <w:proofErr w:type="spellEnd"/>
          </w:p>
        </w:tc>
        <w:tc>
          <w:tcPr>
            <w:tcW w:w="981" w:type="dxa"/>
            <w:noWrap/>
            <w:hideMark/>
          </w:tcPr>
          <w:p w14:paraId="7750AAD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CB6DEE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1512</w:t>
            </w:r>
          </w:p>
        </w:tc>
        <w:tc>
          <w:tcPr>
            <w:tcW w:w="786" w:type="dxa"/>
            <w:noWrap/>
            <w:hideMark/>
          </w:tcPr>
          <w:p w14:paraId="3E9169C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6B93E3D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39976B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16B433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AFF33F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4B790BB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DC2E01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81BBB2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666A491"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C034422" w14:textId="77777777" w:rsidR="00F82766" w:rsidRPr="00D4665A" w:rsidRDefault="00F82766" w:rsidP="00F82766">
            <w:pPr>
              <w:contextualSpacing/>
              <w:rPr>
                <w:b w:val="0"/>
                <w:bCs w:val="0"/>
                <w:i/>
                <w:iCs/>
                <w:sz w:val="16"/>
                <w:szCs w:val="16"/>
              </w:rPr>
            </w:pPr>
            <w:r w:rsidRPr="00D4665A">
              <w:rPr>
                <w:b w:val="0"/>
                <w:bCs w:val="0"/>
                <w:i/>
                <w:iCs/>
                <w:sz w:val="16"/>
                <w:szCs w:val="16"/>
              </w:rPr>
              <w:lastRenderedPageBreak/>
              <w:t xml:space="preserve">  </w:t>
            </w:r>
            <w:proofErr w:type="spellStart"/>
            <w:r w:rsidRPr="00D4665A">
              <w:rPr>
                <w:b w:val="0"/>
                <w:bCs w:val="0"/>
                <w:i/>
                <w:iCs/>
                <w:sz w:val="16"/>
                <w:szCs w:val="16"/>
              </w:rPr>
              <w:t>Rheumatobaetes</w:t>
            </w:r>
            <w:proofErr w:type="spellEnd"/>
          </w:p>
        </w:tc>
        <w:tc>
          <w:tcPr>
            <w:tcW w:w="981" w:type="dxa"/>
            <w:noWrap/>
            <w:hideMark/>
          </w:tcPr>
          <w:p w14:paraId="5459BB0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168939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3F313D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4F4C44D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BF8E49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6652B9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2466AC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627AC76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B40B1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BDFDE7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17E3E406"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5AC43BFF"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Synaptonecta</w:t>
            </w:r>
            <w:proofErr w:type="spellEnd"/>
          </w:p>
        </w:tc>
        <w:tc>
          <w:tcPr>
            <w:tcW w:w="981" w:type="dxa"/>
            <w:noWrap/>
            <w:hideMark/>
          </w:tcPr>
          <w:p w14:paraId="353E801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39C43BF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83D04C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17ED8A9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EEB324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FF3A8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1889C6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20E4AFE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03BEE7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638B0D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113371EA"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CAF6E7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Trepobates</w:t>
            </w:r>
            <w:proofErr w:type="spellEnd"/>
          </w:p>
        </w:tc>
        <w:tc>
          <w:tcPr>
            <w:tcW w:w="981" w:type="dxa"/>
            <w:noWrap/>
            <w:hideMark/>
          </w:tcPr>
          <w:p w14:paraId="112D7E5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953A02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832B60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0C7E128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B9A3CD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6" w:type="dxa"/>
            <w:noWrap/>
            <w:hideMark/>
          </w:tcPr>
          <w:p w14:paraId="471C852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6" w:type="dxa"/>
            <w:noWrap/>
            <w:hideMark/>
          </w:tcPr>
          <w:p w14:paraId="2C2D17D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58F8517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95961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4ECF30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5E214B4F"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7DA5DDD8" w14:textId="77777777" w:rsidR="00F82766" w:rsidRPr="00D4665A" w:rsidRDefault="00F82766" w:rsidP="00F82766">
            <w:pPr>
              <w:contextualSpacing/>
              <w:rPr>
                <w:b w:val="0"/>
                <w:bCs w:val="0"/>
                <w:sz w:val="16"/>
                <w:szCs w:val="16"/>
              </w:rPr>
            </w:pPr>
            <w:r w:rsidRPr="00D4665A">
              <w:rPr>
                <w:b w:val="0"/>
                <w:bCs w:val="0"/>
                <w:sz w:val="16"/>
                <w:szCs w:val="16"/>
              </w:rPr>
              <w:t>Odonata</w:t>
            </w:r>
          </w:p>
        </w:tc>
        <w:tc>
          <w:tcPr>
            <w:tcW w:w="981" w:type="dxa"/>
            <w:noWrap/>
            <w:hideMark/>
          </w:tcPr>
          <w:p w14:paraId="5F3C9E6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b/>
                <w:bCs/>
                <w:sz w:val="16"/>
                <w:szCs w:val="16"/>
              </w:rPr>
            </w:pPr>
          </w:p>
        </w:tc>
        <w:tc>
          <w:tcPr>
            <w:tcW w:w="883" w:type="dxa"/>
            <w:noWrap/>
            <w:hideMark/>
          </w:tcPr>
          <w:p w14:paraId="3394D34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6F79C45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32" w:type="dxa"/>
            <w:noWrap/>
            <w:hideMark/>
          </w:tcPr>
          <w:p w14:paraId="2D6E72B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013364A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2BA8CE1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05F6C1B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803" w:type="dxa"/>
            <w:noWrap/>
            <w:hideMark/>
          </w:tcPr>
          <w:p w14:paraId="66715BE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25DFC91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1532EFA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r>
      <w:tr w:rsidR="00F82766" w:rsidRPr="00F82766" w14:paraId="61A33C12"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E530DE2"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Amphiagrion</w:t>
            </w:r>
            <w:proofErr w:type="spellEnd"/>
          </w:p>
        </w:tc>
        <w:tc>
          <w:tcPr>
            <w:tcW w:w="981" w:type="dxa"/>
            <w:noWrap/>
            <w:hideMark/>
          </w:tcPr>
          <w:p w14:paraId="13487E6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5F2707F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7689B6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031F1CC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6" w:type="dxa"/>
            <w:noWrap/>
            <w:hideMark/>
          </w:tcPr>
          <w:p w14:paraId="5BA0E8D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6" w:type="dxa"/>
            <w:noWrap/>
            <w:hideMark/>
          </w:tcPr>
          <w:p w14:paraId="47128B4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D7612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5B3DEA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070B40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EB7862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7EFA73F6"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E446E1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Argia</w:t>
            </w:r>
            <w:proofErr w:type="spellEnd"/>
          </w:p>
        </w:tc>
        <w:tc>
          <w:tcPr>
            <w:tcW w:w="981" w:type="dxa"/>
            <w:noWrap/>
            <w:hideMark/>
          </w:tcPr>
          <w:p w14:paraId="3240ED6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7FE0825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1512</w:t>
            </w:r>
          </w:p>
        </w:tc>
        <w:tc>
          <w:tcPr>
            <w:tcW w:w="786" w:type="dxa"/>
            <w:noWrap/>
            <w:hideMark/>
          </w:tcPr>
          <w:p w14:paraId="62F4984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5C83760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867</w:t>
            </w:r>
          </w:p>
        </w:tc>
        <w:tc>
          <w:tcPr>
            <w:tcW w:w="786" w:type="dxa"/>
            <w:noWrap/>
            <w:hideMark/>
          </w:tcPr>
          <w:p w14:paraId="3A548D6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314</w:t>
            </w:r>
          </w:p>
        </w:tc>
        <w:tc>
          <w:tcPr>
            <w:tcW w:w="786" w:type="dxa"/>
            <w:noWrap/>
            <w:hideMark/>
          </w:tcPr>
          <w:p w14:paraId="58C1FA4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381</w:t>
            </w:r>
          </w:p>
        </w:tc>
        <w:tc>
          <w:tcPr>
            <w:tcW w:w="786" w:type="dxa"/>
            <w:noWrap/>
            <w:hideMark/>
          </w:tcPr>
          <w:p w14:paraId="24ABE07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0CF318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7AC3BB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57BF1D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4596C4D9"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93FABE9"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Brechmorhoga</w:t>
            </w:r>
            <w:proofErr w:type="spellEnd"/>
          </w:p>
        </w:tc>
        <w:tc>
          <w:tcPr>
            <w:tcW w:w="981" w:type="dxa"/>
            <w:noWrap/>
            <w:hideMark/>
          </w:tcPr>
          <w:p w14:paraId="4AB2FA1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4F31F6A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6" w:type="dxa"/>
            <w:noWrap/>
            <w:hideMark/>
          </w:tcPr>
          <w:p w14:paraId="4AD0A03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409F2A4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524FC5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6F28C8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206AE0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554E195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02F8C5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B2856C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5B5718CA"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40A928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Calopteryx</w:t>
            </w:r>
          </w:p>
        </w:tc>
        <w:tc>
          <w:tcPr>
            <w:tcW w:w="981" w:type="dxa"/>
            <w:noWrap/>
            <w:hideMark/>
          </w:tcPr>
          <w:p w14:paraId="64A3E26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7E31DE2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A23D88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2C37928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AFD482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1C66E8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381</w:t>
            </w:r>
          </w:p>
        </w:tc>
        <w:tc>
          <w:tcPr>
            <w:tcW w:w="786" w:type="dxa"/>
            <w:noWrap/>
            <w:hideMark/>
          </w:tcPr>
          <w:p w14:paraId="048A902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2C8E59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01D696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361D5E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6E11B01E"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75EF5D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Chromagrion</w:t>
            </w:r>
            <w:proofErr w:type="spellEnd"/>
          </w:p>
        </w:tc>
        <w:tc>
          <w:tcPr>
            <w:tcW w:w="981" w:type="dxa"/>
            <w:noWrap/>
            <w:hideMark/>
          </w:tcPr>
          <w:p w14:paraId="510A988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E8AD90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FB399E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382543D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8A9273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C51353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6" w:type="dxa"/>
            <w:noWrap/>
            <w:hideMark/>
          </w:tcPr>
          <w:p w14:paraId="3273D54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0C9CB2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883602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30C687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2814EC60"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79E62E3"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Erpetogomphus</w:t>
            </w:r>
            <w:proofErr w:type="spellEnd"/>
          </w:p>
        </w:tc>
        <w:tc>
          <w:tcPr>
            <w:tcW w:w="981" w:type="dxa"/>
            <w:noWrap/>
            <w:hideMark/>
          </w:tcPr>
          <w:p w14:paraId="52447F3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28D08E1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1512</w:t>
            </w:r>
          </w:p>
        </w:tc>
        <w:tc>
          <w:tcPr>
            <w:tcW w:w="786" w:type="dxa"/>
            <w:noWrap/>
            <w:hideMark/>
          </w:tcPr>
          <w:p w14:paraId="63E8A60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6F3757C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92F4E5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6DCA8A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A4015F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4796AC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A69231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E73B5D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17B4257"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5BCF9D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Erythemis</w:t>
            </w:r>
            <w:proofErr w:type="spellEnd"/>
          </w:p>
        </w:tc>
        <w:tc>
          <w:tcPr>
            <w:tcW w:w="981" w:type="dxa"/>
            <w:noWrap/>
            <w:hideMark/>
          </w:tcPr>
          <w:p w14:paraId="7DC9743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347C23E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97AC23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15799BA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6" w:type="dxa"/>
            <w:noWrap/>
            <w:hideMark/>
          </w:tcPr>
          <w:p w14:paraId="7554860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6A6446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39C2F4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49CE0E7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10E695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0EAF9B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BFA81AB"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0ACECE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Hetaerina</w:t>
            </w:r>
            <w:proofErr w:type="spellEnd"/>
          </w:p>
        </w:tc>
        <w:tc>
          <w:tcPr>
            <w:tcW w:w="981" w:type="dxa"/>
            <w:noWrap/>
            <w:hideMark/>
          </w:tcPr>
          <w:p w14:paraId="2509C56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02E76FB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3B685A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0C31D89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F4E2A6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4BD860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5CC11A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0CE6D0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A3A010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E45848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46FF23E8"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44D474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Neoneura</w:t>
            </w:r>
            <w:proofErr w:type="spellEnd"/>
          </w:p>
        </w:tc>
        <w:tc>
          <w:tcPr>
            <w:tcW w:w="981" w:type="dxa"/>
            <w:noWrap/>
            <w:hideMark/>
          </w:tcPr>
          <w:p w14:paraId="43B5281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7CEFEE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6" w:type="dxa"/>
            <w:noWrap/>
            <w:hideMark/>
          </w:tcPr>
          <w:p w14:paraId="7B14A40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61E5736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A897F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7EB45B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7DEE07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C5509C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5659A2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5D8534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1B42B102"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5114AB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Siphlonurus</w:t>
            </w:r>
            <w:proofErr w:type="spellEnd"/>
          </w:p>
        </w:tc>
        <w:tc>
          <w:tcPr>
            <w:tcW w:w="981" w:type="dxa"/>
            <w:noWrap/>
            <w:hideMark/>
          </w:tcPr>
          <w:p w14:paraId="436BC9E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92DC66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6" w:type="dxa"/>
            <w:noWrap/>
            <w:hideMark/>
          </w:tcPr>
          <w:p w14:paraId="0C21910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7EC555B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37632B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88432E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2A0B59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0A62F8C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1EF00D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8FF754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B222189"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88D6481" w14:textId="77777777" w:rsidR="00F82766" w:rsidRPr="00D4665A" w:rsidRDefault="00F82766" w:rsidP="00F82766">
            <w:pPr>
              <w:contextualSpacing/>
              <w:rPr>
                <w:b w:val="0"/>
                <w:bCs w:val="0"/>
                <w:sz w:val="16"/>
                <w:szCs w:val="16"/>
              </w:rPr>
            </w:pPr>
            <w:proofErr w:type="spellStart"/>
            <w:r w:rsidRPr="00D4665A">
              <w:rPr>
                <w:b w:val="0"/>
                <w:bCs w:val="0"/>
                <w:sz w:val="16"/>
                <w:szCs w:val="16"/>
              </w:rPr>
              <w:t>Trichoptera</w:t>
            </w:r>
            <w:proofErr w:type="spellEnd"/>
          </w:p>
        </w:tc>
        <w:tc>
          <w:tcPr>
            <w:tcW w:w="981" w:type="dxa"/>
            <w:noWrap/>
            <w:hideMark/>
          </w:tcPr>
          <w:p w14:paraId="13558D5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83" w:type="dxa"/>
            <w:noWrap/>
            <w:hideMark/>
          </w:tcPr>
          <w:p w14:paraId="541C32B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58D1CCA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32" w:type="dxa"/>
            <w:noWrap/>
            <w:hideMark/>
          </w:tcPr>
          <w:p w14:paraId="03A5E5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0E71E60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4293425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2665A1C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23FB5D4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7D354E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0121721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7B197061"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76D6E6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Alisotrichia</w:t>
            </w:r>
            <w:proofErr w:type="spellEnd"/>
          </w:p>
        </w:tc>
        <w:tc>
          <w:tcPr>
            <w:tcW w:w="981" w:type="dxa"/>
            <w:noWrap/>
            <w:hideMark/>
          </w:tcPr>
          <w:p w14:paraId="6C31E89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51B4F45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60FC2B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45AED1E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EB6A34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FA3461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5C3E18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6AED7D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C9B6C5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197E42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1158</w:t>
            </w:r>
          </w:p>
        </w:tc>
      </w:tr>
      <w:tr w:rsidR="00F82766" w:rsidRPr="00F82766" w14:paraId="52F83A08"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9F937DF"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Cheumatopsyche</w:t>
            </w:r>
            <w:proofErr w:type="spellEnd"/>
          </w:p>
        </w:tc>
        <w:tc>
          <w:tcPr>
            <w:tcW w:w="981" w:type="dxa"/>
            <w:noWrap/>
            <w:hideMark/>
          </w:tcPr>
          <w:p w14:paraId="08E1189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3E7923A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1512</w:t>
            </w:r>
          </w:p>
        </w:tc>
        <w:tc>
          <w:tcPr>
            <w:tcW w:w="786" w:type="dxa"/>
            <w:noWrap/>
            <w:hideMark/>
          </w:tcPr>
          <w:p w14:paraId="4858E25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4839</w:t>
            </w:r>
          </w:p>
        </w:tc>
        <w:tc>
          <w:tcPr>
            <w:tcW w:w="732" w:type="dxa"/>
            <w:noWrap/>
            <w:hideMark/>
          </w:tcPr>
          <w:p w14:paraId="14EFA09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7F1505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0FA336D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37C139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803" w:type="dxa"/>
            <w:noWrap/>
            <w:hideMark/>
          </w:tcPr>
          <w:p w14:paraId="4A08BC9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91</w:t>
            </w:r>
          </w:p>
        </w:tc>
        <w:tc>
          <w:tcPr>
            <w:tcW w:w="786" w:type="dxa"/>
            <w:noWrap/>
            <w:hideMark/>
          </w:tcPr>
          <w:p w14:paraId="4C377E7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325</w:t>
            </w:r>
          </w:p>
        </w:tc>
        <w:tc>
          <w:tcPr>
            <w:tcW w:w="786" w:type="dxa"/>
            <w:noWrap/>
            <w:hideMark/>
          </w:tcPr>
          <w:p w14:paraId="07FB690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2316</w:t>
            </w:r>
          </w:p>
        </w:tc>
      </w:tr>
      <w:tr w:rsidR="00F82766" w:rsidRPr="00F82766" w14:paraId="54DC9CF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7D7299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Hydropsyche</w:t>
            </w:r>
            <w:proofErr w:type="spellEnd"/>
          </w:p>
        </w:tc>
        <w:tc>
          <w:tcPr>
            <w:tcW w:w="981" w:type="dxa"/>
            <w:noWrap/>
            <w:hideMark/>
          </w:tcPr>
          <w:p w14:paraId="3464244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00D1ADF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70C7AB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1613</w:t>
            </w:r>
          </w:p>
        </w:tc>
        <w:tc>
          <w:tcPr>
            <w:tcW w:w="732" w:type="dxa"/>
            <w:noWrap/>
            <w:hideMark/>
          </w:tcPr>
          <w:p w14:paraId="04CD3E2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0D5A0C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E854B7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AAC141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468C126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6AB7F1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C36941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D01198F"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E7F4CFC"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Leptoceridae</w:t>
            </w:r>
            <w:proofErr w:type="spellEnd"/>
          </w:p>
        </w:tc>
        <w:tc>
          <w:tcPr>
            <w:tcW w:w="981" w:type="dxa"/>
            <w:noWrap/>
            <w:hideMark/>
          </w:tcPr>
          <w:p w14:paraId="64B9266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E041D5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EE70C4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3226</w:t>
            </w:r>
          </w:p>
        </w:tc>
        <w:tc>
          <w:tcPr>
            <w:tcW w:w="732" w:type="dxa"/>
            <w:noWrap/>
            <w:hideMark/>
          </w:tcPr>
          <w:p w14:paraId="30CE6F3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A8E253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A378A3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762</w:t>
            </w:r>
          </w:p>
        </w:tc>
        <w:tc>
          <w:tcPr>
            <w:tcW w:w="786" w:type="dxa"/>
            <w:noWrap/>
            <w:hideMark/>
          </w:tcPr>
          <w:p w14:paraId="7FBD95D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72B99E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EBCF42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1EEB0C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7D8638C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E3E7D89"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Leptonema</w:t>
            </w:r>
          </w:p>
        </w:tc>
        <w:tc>
          <w:tcPr>
            <w:tcW w:w="981" w:type="dxa"/>
            <w:noWrap/>
            <w:hideMark/>
          </w:tcPr>
          <w:p w14:paraId="2E62AA8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A354BB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6" w:type="dxa"/>
            <w:noWrap/>
            <w:hideMark/>
          </w:tcPr>
          <w:p w14:paraId="09A5C42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3762F9D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B186A2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2AC3B7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4724F8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06194D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A9872D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57AA7D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3B523423"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13DEBD0"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Metrichia</w:t>
            </w:r>
            <w:proofErr w:type="spellEnd"/>
          </w:p>
        </w:tc>
        <w:tc>
          <w:tcPr>
            <w:tcW w:w="981" w:type="dxa"/>
            <w:noWrap/>
            <w:hideMark/>
          </w:tcPr>
          <w:p w14:paraId="5F8C4E3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4A1BB5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B9DFD1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2703ED9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CBEB29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1AD5300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FA1589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6BD0419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F721D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7D1165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503FF366"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5BA6EF3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Philopotamidae</w:t>
            </w:r>
            <w:proofErr w:type="spellEnd"/>
          </w:p>
        </w:tc>
        <w:tc>
          <w:tcPr>
            <w:tcW w:w="981" w:type="dxa"/>
            <w:noWrap/>
            <w:hideMark/>
          </w:tcPr>
          <w:p w14:paraId="2E33FC4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B620DD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BB9564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302FE0F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7D5871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5AD76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AAC7AB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05EDA1B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861C96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A77C7F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1A8EB9C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0697CA0"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Potamyia</w:t>
            </w:r>
            <w:proofErr w:type="spellEnd"/>
          </w:p>
        </w:tc>
        <w:tc>
          <w:tcPr>
            <w:tcW w:w="981" w:type="dxa"/>
            <w:noWrap/>
            <w:hideMark/>
          </w:tcPr>
          <w:p w14:paraId="29DEE78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67652B5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F3C87C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403137E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B3A809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E65163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71266F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3804FEE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2B3B05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281044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5400224"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70796C1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Smicridea</w:t>
            </w:r>
            <w:proofErr w:type="spellEnd"/>
          </w:p>
        </w:tc>
        <w:tc>
          <w:tcPr>
            <w:tcW w:w="981" w:type="dxa"/>
            <w:noWrap/>
            <w:hideMark/>
          </w:tcPr>
          <w:p w14:paraId="7D34B10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978515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7D5D49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714A92F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4F4878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3FF839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C67C0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352976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286E40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BE758A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33D2FAA2"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039ED6E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Stactobiella</w:t>
            </w:r>
            <w:proofErr w:type="spellEnd"/>
          </w:p>
        </w:tc>
        <w:tc>
          <w:tcPr>
            <w:tcW w:w="981" w:type="dxa"/>
            <w:noWrap/>
            <w:hideMark/>
          </w:tcPr>
          <w:p w14:paraId="7FA71BC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48E0B20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F1A743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64E901E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9FABD1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334910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2AC1DB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803" w:type="dxa"/>
            <w:noWrap/>
            <w:hideMark/>
          </w:tcPr>
          <w:p w14:paraId="6FFDF35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C6C4D7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1E5469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bl>
    <w:p w14:paraId="52E25A5A" w14:textId="264428C9" w:rsidR="00D4665A" w:rsidRDefault="00D4665A" w:rsidP="00D4665A">
      <w:pPr>
        <w:spacing w:line="480" w:lineRule="auto"/>
        <w:contextualSpacing/>
        <w:rPr>
          <w:noProof/>
        </w:rPr>
      </w:pPr>
      <w:r>
        <w:t xml:space="preserve">Table </w:t>
      </w:r>
      <w:r w:rsidR="00171020">
        <w:t>6</w:t>
      </w:r>
      <w:r>
        <w:t xml:space="preserve">. </w:t>
      </w:r>
      <w:r>
        <w:rPr>
          <w:noProof/>
        </w:rPr>
        <w:t>Hemiptera, Odonata, and Trichoptera reported as individuals per square meter.</w:t>
      </w:r>
    </w:p>
    <w:p w14:paraId="1C5E4CA5" w14:textId="77777777" w:rsidR="00F82766" w:rsidRPr="009A7FCE" w:rsidRDefault="00F82766" w:rsidP="009A7FCE">
      <w:pPr>
        <w:spacing w:line="480" w:lineRule="auto"/>
        <w:contextualSpacing/>
      </w:pPr>
    </w:p>
    <w:tbl>
      <w:tblPr>
        <w:tblStyle w:val="PlainTable4"/>
        <w:tblW w:w="0" w:type="auto"/>
        <w:tblLook w:val="04A0" w:firstRow="1" w:lastRow="0" w:firstColumn="1" w:lastColumn="0" w:noHBand="0" w:noVBand="1"/>
      </w:tblPr>
      <w:tblGrid>
        <w:gridCol w:w="1342"/>
        <w:gridCol w:w="958"/>
        <w:gridCol w:w="863"/>
        <w:gridCol w:w="773"/>
        <w:gridCol w:w="773"/>
        <w:gridCol w:w="773"/>
        <w:gridCol w:w="773"/>
        <w:gridCol w:w="773"/>
        <w:gridCol w:w="786"/>
        <w:gridCol w:w="773"/>
        <w:gridCol w:w="773"/>
      </w:tblGrid>
      <w:tr w:rsidR="00F82766" w:rsidRPr="00F82766" w14:paraId="63BE085A" w14:textId="77777777" w:rsidTr="00D466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6FE1E8C7" w14:textId="77777777" w:rsidR="00F82766" w:rsidRPr="00F82766" w:rsidRDefault="00F82766" w:rsidP="00F82766">
            <w:pPr>
              <w:contextualSpacing/>
              <w:rPr>
                <w:sz w:val="16"/>
                <w:szCs w:val="16"/>
              </w:rPr>
            </w:pPr>
          </w:p>
        </w:tc>
        <w:tc>
          <w:tcPr>
            <w:tcW w:w="883" w:type="dxa"/>
            <w:noWrap/>
            <w:hideMark/>
          </w:tcPr>
          <w:p w14:paraId="48ABFB1A"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Tranquitas</w:t>
            </w:r>
          </w:p>
        </w:tc>
        <w:tc>
          <w:tcPr>
            <w:tcW w:w="789" w:type="dxa"/>
            <w:noWrap/>
            <w:hideMark/>
          </w:tcPr>
          <w:p w14:paraId="08CCE200"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San Fernando</w:t>
            </w:r>
          </w:p>
        </w:tc>
        <w:tc>
          <w:tcPr>
            <w:tcW w:w="789" w:type="dxa"/>
            <w:noWrap/>
            <w:hideMark/>
          </w:tcPr>
          <w:p w14:paraId="3706CD67"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Aransas</w:t>
            </w:r>
          </w:p>
        </w:tc>
        <w:tc>
          <w:tcPr>
            <w:tcW w:w="789" w:type="dxa"/>
            <w:noWrap/>
            <w:hideMark/>
          </w:tcPr>
          <w:p w14:paraId="1B02B320"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Medio</w:t>
            </w:r>
          </w:p>
        </w:tc>
        <w:tc>
          <w:tcPr>
            <w:tcW w:w="789" w:type="dxa"/>
            <w:noWrap/>
            <w:hideMark/>
          </w:tcPr>
          <w:p w14:paraId="519E89C5"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Perdido</w:t>
            </w:r>
          </w:p>
        </w:tc>
        <w:tc>
          <w:tcPr>
            <w:tcW w:w="789" w:type="dxa"/>
            <w:noWrap/>
            <w:hideMark/>
          </w:tcPr>
          <w:p w14:paraId="4A183EC8"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Mission</w:t>
            </w:r>
          </w:p>
        </w:tc>
        <w:tc>
          <w:tcPr>
            <w:tcW w:w="789" w:type="dxa"/>
            <w:noWrap/>
            <w:hideMark/>
          </w:tcPr>
          <w:p w14:paraId="1F2D4DEF"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Placedo</w:t>
            </w:r>
          </w:p>
        </w:tc>
        <w:tc>
          <w:tcPr>
            <w:tcW w:w="789" w:type="dxa"/>
            <w:noWrap/>
            <w:hideMark/>
          </w:tcPr>
          <w:p w14:paraId="2813840C"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Garcitas</w:t>
            </w:r>
          </w:p>
        </w:tc>
        <w:tc>
          <w:tcPr>
            <w:tcW w:w="789" w:type="dxa"/>
            <w:noWrap/>
            <w:hideMark/>
          </w:tcPr>
          <w:p w14:paraId="0FBD7902"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Big Creek</w:t>
            </w:r>
          </w:p>
        </w:tc>
        <w:tc>
          <w:tcPr>
            <w:tcW w:w="789" w:type="dxa"/>
            <w:noWrap/>
            <w:hideMark/>
          </w:tcPr>
          <w:p w14:paraId="72D8017D"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Bear Branch</w:t>
            </w:r>
          </w:p>
        </w:tc>
      </w:tr>
      <w:tr w:rsidR="00F82766" w:rsidRPr="00F82766" w14:paraId="465862BF"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C534CED" w14:textId="77777777" w:rsidR="00F82766" w:rsidRPr="00D4665A" w:rsidRDefault="00F82766" w:rsidP="00F82766">
            <w:pPr>
              <w:contextualSpacing/>
              <w:rPr>
                <w:b w:val="0"/>
                <w:bCs w:val="0"/>
                <w:sz w:val="16"/>
                <w:szCs w:val="16"/>
              </w:rPr>
            </w:pPr>
            <w:r w:rsidRPr="00D4665A">
              <w:rPr>
                <w:b w:val="0"/>
                <w:bCs w:val="0"/>
                <w:sz w:val="16"/>
                <w:szCs w:val="16"/>
              </w:rPr>
              <w:t>Amphipoda</w:t>
            </w:r>
          </w:p>
        </w:tc>
        <w:tc>
          <w:tcPr>
            <w:tcW w:w="883" w:type="dxa"/>
            <w:noWrap/>
            <w:hideMark/>
          </w:tcPr>
          <w:p w14:paraId="72BAC69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789" w:type="dxa"/>
            <w:noWrap/>
            <w:hideMark/>
          </w:tcPr>
          <w:p w14:paraId="026236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CCFA34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4B7E24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6D7024C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23EFDC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459BA97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7FC12E1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3111525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090995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2C557181"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47D10AAF"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Gammarus</w:t>
            </w:r>
          </w:p>
        </w:tc>
        <w:tc>
          <w:tcPr>
            <w:tcW w:w="883" w:type="dxa"/>
            <w:noWrap/>
            <w:hideMark/>
          </w:tcPr>
          <w:p w14:paraId="3993C3F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4D11C1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9" w:type="dxa"/>
            <w:noWrap/>
            <w:hideMark/>
          </w:tcPr>
          <w:p w14:paraId="152F7DE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1613</w:t>
            </w:r>
          </w:p>
        </w:tc>
        <w:tc>
          <w:tcPr>
            <w:tcW w:w="789" w:type="dxa"/>
            <w:noWrap/>
            <w:hideMark/>
          </w:tcPr>
          <w:p w14:paraId="59FD5E1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80F25B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2825DDE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FBDCDC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F8BA78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BA7B3C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1BA88DD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0FF0AE5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64F02EE3"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Hyalella</w:t>
            </w:r>
            <w:proofErr w:type="spellEnd"/>
          </w:p>
        </w:tc>
        <w:tc>
          <w:tcPr>
            <w:tcW w:w="883" w:type="dxa"/>
            <w:noWrap/>
            <w:hideMark/>
          </w:tcPr>
          <w:p w14:paraId="6D43B02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58CA95E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9" w:type="dxa"/>
            <w:noWrap/>
            <w:hideMark/>
          </w:tcPr>
          <w:p w14:paraId="6EE5739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89" w:type="dxa"/>
            <w:noWrap/>
            <w:hideMark/>
          </w:tcPr>
          <w:p w14:paraId="73905C4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9" w:type="dxa"/>
            <w:noWrap/>
            <w:hideMark/>
          </w:tcPr>
          <w:p w14:paraId="04318D9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9" w:type="dxa"/>
            <w:noWrap/>
            <w:hideMark/>
          </w:tcPr>
          <w:p w14:paraId="7C1122A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9" w:type="dxa"/>
            <w:noWrap/>
            <w:hideMark/>
          </w:tcPr>
          <w:p w14:paraId="386A7FB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789" w:type="dxa"/>
            <w:noWrap/>
            <w:hideMark/>
          </w:tcPr>
          <w:p w14:paraId="68B2417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182</w:t>
            </w:r>
          </w:p>
        </w:tc>
        <w:tc>
          <w:tcPr>
            <w:tcW w:w="789" w:type="dxa"/>
            <w:noWrap/>
            <w:hideMark/>
          </w:tcPr>
          <w:p w14:paraId="1986054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650</w:t>
            </w:r>
          </w:p>
        </w:tc>
        <w:tc>
          <w:tcPr>
            <w:tcW w:w="789" w:type="dxa"/>
            <w:noWrap/>
            <w:hideMark/>
          </w:tcPr>
          <w:p w14:paraId="4584BA6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2316</w:t>
            </w:r>
          </w:p>
        </w:tc>
      </w:tr>
      <w:tr w:rsidR="00F82766" w:rsidRPr="00F82766" w14:paraId="21710305"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1F5CB857" w14:textId="77777777" w:rsidR="00F82766" w:rsidRPr="00D4665A" w:rsidRDefault="00F82766" w:rsidP="00F82766">
            <w:pPr>
              <w:contextualSpacing/>
              <w:rPr>
                <w:b w:val="0"/>
                <w:bCs w:val="0"/>
                <w:sz w:val="16"/>
                <w:szCs w:val="16"/>
              </w:rPr>
            </w:pPr>
            <w:r w:rsidRPr="00D4665A">
              <w:rPr>
                <w:b w:val="0"/>
                <w:bCs w:val="0"/>
                <w:sz w:val="16"/>
                <w:szCs w:val="16"/>
              </w:rPr>
              <w:t>Bivalvia</w:t>
            </w:r>
          </w:p>
        </w:tc>
        <w:tc>
          <w:tcPr>
            <w:tcW w:w="883" w:type="dxa"/>
            <w:noWrap/>
            <w:hideMark/>
          </w:tcPr>
          <w:p w14:paraId="4318A3B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b/>
                <w:bCs/>
                <w:sz w:val="16"/>
                <w:szCs w:val="16"/>
              </w:rPr>
            </w:pPr>
          </w:p>
        </w:tc>
        <w:tc>
          <w:tcPr>
            <w:tcW w:w="789" w:type="dxa"/>
            <w:noWrap/>
            <w:hideMark/>
          </w:tcPr>
          <w:p w14:paraId="234C9F1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4D7FC40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990A48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7D0584C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57C45C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2312057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05697B0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AA0B31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4203A8D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r>
      <w:tr w:rsidR="00F82766" w:rsidRPr="00F82766" w14:paraId="48340CBD"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78D922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Corbicula</w:t>
            </w:r>
          </w:p>
        </w:tc>
        <w:tc>
          <w:tcPr>
            <w:tcW w:w="883" w:type="dxa"/>
            <w:noWrap/>
            <w:hideMark/>
          </w:tcPr>
          <w:p w14:paraId="5D2D03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2E5EF4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9" w:type="dxa"/>
            <w:noWrap/>
            <w:hideMark/>
          </w:tcPr>
          <w:p w14:paraId="6A196C5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89" w:type="dxa"/>
            <w:noWrap/>
            <w:hideMark/>
          </w:tcPr>
          <w:p w14:paraId="6C5EB8A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08DF819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9" w:type="dxa"/>
            <w:noWrap/>
            <w:hideMark/>
          </w:tcPr>
          <w:p w14:paraId="017C49D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182A775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3031B04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182</w:t>
            </w:r>
          </w:p>
        </w:tc>
        <w:tc>
          <w:tcPr>
            <w:tcW w:w="789" w:type="dxa"/>
            <w:noWrap/>
            <w:hideMark/>
          </w:tcPr>
          <w:p w14:paraId="7D439C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5E7C9C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3474</w:t>
            </w:r>
          </w:p>
        </w:tc>
      </w:tr>
      <w:tr w:rsidR="00F82766" w:rsidRPr="00F82766" w14:paraId="3A7E1539"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FD992C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Pisidium</w:t>
            </w:r>
          </w:p>
        </w:tc>
        <w:tc>
          <w:tcPr>
            <w:tcW w:w="883" w:type="dxa"/>
            <w:noWrap/>
            <w:hideMark/>
          </w:tcPr>
          <w:p w14:paraId="28E0367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C95E46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5D67D1E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2EB80B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FB721B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F9431F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34E4A3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392</w:t>
            </w:r>
          </w:p>
        </w:tc>
        <w:tc>
          <w:tcPr>
            <w:tcW w:w="789" w:type="dxa"/>
            <w:noWrap/>
            <w:hideMark/>
          </w:tcPr>
          <w:p w14:paraId="5D83011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05CEB88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689408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4A28861"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120107CC" w14:textId="77777777" w:rsidR="00F82766" w:rsidRPr="00D4665A" w:rsidRDefault="00F82766" w:rsidP="00F82766">
            <w:pPr>
              <w:contextualSpacing/>
              <w:rPr>
                <w:b w:val="0"/>
                <w:bCs w:val="0"/>
                <w:sz w:val="16"/>
                <w:szCs w:val="16"/>
              </w:rPr>
            </w:pPr>
            <w:r w:rsidRPr="00D4665A">
              <w:rPr>
                <w:b w:val="0"/>
                <w:bCs w:val="0"/>
                <w:sz w:val="16"/>
                <w:szCs w:val="16"/>
              </w:rPr>
              <w:t>Decapoda</w:t>
            </w:r>
          </w:p>
        </w:tc>
        <w:tc>
          <w:tcPr>
            <w:tcW w:w="883" w:type="dxa"/>
            <w:noWrap/>
            <w:hideMark/>
          </w:tcPr>
          <w:p w14:paraId="4C94D9A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789" w:type="dxa"/>
            <w:noWrap/>
            <w:hideMark/>
          </w:tcPr>
          <w:p w14:paraId="056EAC8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1DD1D6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ABE671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584BED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2098EE8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260491E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85D4BD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4E334E8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215929B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43D4DFC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1A56D9D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Orconectes</w:t>
            </w:r>
            <w:proofErr w:type="spellEnd"/>
          </w:p>
        </w:tc>
        <w:tc>
          <w:tcPr>
            <w:tcW w:w="883" w:type="dxa"/>
            <w:noWrap/>
            <w:hideMark/>
          </w:tcPr>
          <w:p w14:paraId="10EFD67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5C03400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9" w:type="dxa"/>
            <w:noWrap/>
            <w:hideMark/>
          </w:tcPr>
          <w:p w14:paraId="03BC8AF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32AE1B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F22231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BA8FBB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CCCF3C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DB09C3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2B65C70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A91BB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0D368797"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589A6B5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Palaemonetes</w:t>
            </w:r>
            <w:proofErr w:type="spellEnd"/>
          </w:p>
        </w:tc>
        <w:tc>
          <w:tcPr>
            <w:tcW w:w="883" w:type="dxa"/>
            <w:noWrap/>
            <w:hideMark/>
          </w:tcPr>
          <w:p w14:paraId="3715382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441835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9" w:type="dxa"/>
            <w:noWrap/>
            <w:hideMark/>
          </w:tcPr>
          <w:p w14:paraId="6FD9349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89" w:type="dxa"/>
            <w:noWrap/>
            <w:hideMark/>
          </w:tcPr>
          <w:p w14:paraId="7AC4465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9" w:type="dxa"/>
            <w:noWrap/>
            <w:hideMark/>
          </w:tcPr>
          <w:p w14:paraId="56CC948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9" w:type="dxa"/>
            <w:noWrap/>
            <w:hideMark/>
          </w:tcPr>
          <w:p w14:paraId="016B268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9" w:type="dxa"/>
            <w:noWrap/>
            <w:hideMark/>
          </w:tcPr>
          <w:p w14:paraId="06B121C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789" w:type="dxa"/>
            <w:noWrap/>
            <w:hideMark/>
          </w:tcPr>
          <w:p w14:paraId="546A37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182</w:t>
            </w:r>
          </w:p>
        </w:tc>
        <w:tc>
          <w:tcPr>
            <w:tcW w:w="789" w:type="dxa"/>
            <w:noWrap/>
            <w:hideMark/>
          </w:tcPr>
          <w:p w14:paraId="09CEA5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650</w:t>
            </w:r>
          </w:p>
        </w:tc>
        <w:tc>
          <w:tcPr>
            <w:tcW w:w="789" w:type="dxa"/>
            <w:noWrap/>
            <w:hideMark/>
          </w:tcPr>
          <w:p w14:paraId="57B31B9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1158</w:t>
            </w:r>
          </w:p>
        </w:tc>
      </w:tr>
      <w:tr w:rsidR="00F82766" w:rsidRPr="00F82766" w14:paraId="32AFFA75"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121DF28" w14:textId="77777777" w:rsidR="00F82766" w:rsidRPr="00D4665A" w:rsidRDefault="00F82766" w:rsidP="00F82766">
            <w:pPr>
              <w:contextualSpacing/>
              <w:rPr>
                <w:b w:val="0"/>
                <w:bCs w:val="0"/>
                <w:sz w:val="16"/>
                <w:szCs w:val="16"/>
              </w:rPr>
            </w:pPr>
            <w:r w:rsidRPr="00D4665A">
              <w:rPr>
                <w:b w:val="0"/>
                <w:bCs w:val="0"/>
                <w:sz w:val="16"/>
                <w:szCs w:val="16"/>
              </w:rPr>
              <w:t>Isopoda</w:t>
            </w:r>
          </w:p>
        </w:tc>
        <w:tc>
          <w:tcPr>
            <w:tcW w:w="883" w:type="dxa"/>
            <w:noWrap/>
            <w:hideMark/>
          </w:tcPr>
          <w:p w14:paraId="0B7AAD8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b/>
                <w:bCs/>
                <w:sz w:val="16"/>
                <w:szCs w:val="16"/>
              </w:rPr>
            </w:pPr>
          </w:p>
        </w:tc>
        <w:tc>
          <w:tcPr>
            <w:tcW w:w="789" w:type="dxa"/>
            <w:noWrap/>
            <w:hideMark/>
          </w:tcPr>
          <w:p w14:paraId="7C5F6C5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73CBD3E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6D8C3C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7FE908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BFB731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87C2B3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0E9233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19D04A8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66C8715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r>
      <w:tr w:rsidR="00F82766" w:rsidRPr="00F82766" w14:paraId="0836C082"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24281FA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Caecidotea</w:t>
            </w:r>
          </w:p>
        </w:tc>
        <w:tc>
          <w:tcPr>
            <w:tcW w:w="883" w:type="dxa"/>
            <w:noWrap/>
            <w:hideMark/>
          </w:tcPr>
          <w:p w14:paraId="325389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49C8742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1512</w:t>
            </w:r>
          </w:p>
        </w:tc>
        <w:tc>
          <w:tcPr>
            <w:tcW w:w="789" w:type="dxa"/>
            <w:noWrap/>
            <w:hideMark/>
          </w:tcPr>
          <w:p w14:paraId="2A1C895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3CE40B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3A94E84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7DA07A3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107D31D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DEE2F9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5A3B06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13B4553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bl>
    <w:p w14:paraId="2D30A762" w14:textId="09B39DE4" w:rsidR="001B156C" w:rsidRDefault="00D4665A" w:rsidP="009A7FCE">
      <w:pPr>
        <w:spacing w:line="480" w:lineRule="auto"/>
        <w:contextualSpacing/>
      </w:pPr>
      <w:r>
        <w:t xml:space="preserve">Table </w:t>
      </w:r>
      <w:r w:rsidR="00171020">
        <w:t>7</w:t>
      </w:r>
      <w:r>
        <w:t>. Amphipoda, Bivalvia, Decapoda and Isopoda reported as individuals per square meter.</w:t>
      </w:r>
    </w:p>
    <w:p w14:paraId="4ABCE3A2" w14:textId="16DB50B5" w:rsidR="00CB5BCC" w:rsidRDefault="00CB5BCC" w:rsidP="009A7FCE">
      <w:pPr>
        <w:spacing w:line="480" w:lineRule="auto"/>
        <w:contextualSpacing/>
      </w:pPr>
    </w:p>
    <w:p w14:paraId="76B3E3C0" w14:textId="725915E4" w:rsidR="00CB5BCC" w:rsidRDefault="00CB5BCC" w:rsidP="009A7FCE">
      <w:pPr>
        <w:spacing w:line="480" w:lineRule="auto"/>
        <w:contextualSpacing/>
      </w:pPr>
    </w:p>
    <w:p w14:paraId="5EA9B46D" w14:textId="12459378" w:rsidR="00CB5BCC" w:rsidRDefault="00CB5BCC" w:rsidP="009A7FCE">
      <w:pPr>
        <w:spacing w:line="480" w:lineRule="auto"/>
        <w:contextualSpacing/>
      </w:pPr>
    </w:p>
    <w:p w14:paraId="123718D8" w14:textId="5A58B0DD" w:rsidR="00CB5BCC" w:rsidRDefault="00CB5BCC" w:rsidP="009A7FCE">
      <w:pPr>
        <w:spacing w:line="480" w:lineRule="auto"/>
        <w:contextualSpacing/>
      </w:pPr>
    </w:p>
    <w:p w14:paraId="1785EA73" w14:textId="433C3206" w:rsidR="00CB5BCC" w:rsidRDefault="00CB5BCC" w:rsidP="009A7FCE">
      <w:pPr>
        <w:spacing w:line="480" w:lineRule="auto"/>
        <w:contextualSpacing/>
      </w:pPr>
    </w:p>
    <w:p w14:paraId="7757F242" w14:textId="734848B3" w:rsidR="00CB5BCC" w:rsidRDefault="00CB5BCC" w:rsidP="009A7FCE">
      <w:pPr>
        <w:spacing w:line="480" w:lineRule="auto"/>
        <w:contextualSpacing/>
      </w:pPr>
    </w:p>
    <w:p w14:paraId="3719E474" w14:textId="38BB5033" w:rsidR="00CB5BCC" w:rsidRDefault="00CB5BCC" w:rsidP="009A7FCE">
      <w:pPr>
        <w:spacing w:line="480" w:lineRule="auto"/>
        <w:contextualSpacing/>
      </w:pPr>
    </w:p>
    <w:p w14:paraId="0500757E" w14:textId="11BC8889" w:rsidR="00CB5BCC" w:rsidRDefault="00CB5BCC" w:rsidP="009A7FCE">
      <w:pPr>
        <w:spacing w:line="480" w:lineRule="auto"/>
        <w:contextualSpacing/>
      </w:pPr>
    </w:p>
    <w:p w14:paraId="08CEB562" w14:textId="066A3464" w:rsidR="00CB5BCC" w:rsidRDefault="00CB5BCC" w:rsidP="009A7FCE">
      <w:pPr>
        <w:spacing w:line="480" w:lineRule="auto"/>
        <w:contextualSpacing/>
      </w:pPr>
    </w:p>
    <w:p w14:paraId="3435F8CC" w14:textId="71BAAA35" w:rsidR="00AB7FBD" w:rsidRDefault="00AB7FBD" w:rsidP="009A7FCE">
      <w:pPr>
        <w:spacing w:line="480" w:lineRule="auto"/>
        <w:contextualSpacing/>
      </w:pPr>
    </w:p>
    <w:p w14:paraId="2120B615" w14:textId="0ABBAC92" w:rsidR="00D1243A" w:rsidRDefault="00D1243A" w:rsidP="009A7FCE">
      <w:pPr>
        <w:spacing w:line="480" w:lineRule="auto"/>
        <w:contextualSpacing/>
      </w:pPr>
    </w:p>
    <w:p w14:paraId="5CD80A4B" w14:textId="42147DF9" w:rsidR="00D1243A" w:rsidRDefault="00D1243A" w:rsidP="009A7FCE">
      <w:pPr>
        <w:spacing w:line="480" w:lineRule="auto"/>
        <w:contextualSpacing/>
      </w:pPr>
    </w:p>
    <w:p w14:paraId="27319851" w14:textId="6ADB84F7" w:rsidR="00D1243A" w:rsidRDefault="00D1243A" w:rsidP="009A7FCE">
      <w:pPr>
        <w:spacing w:line="480" w:lineRule="auto"/>
        <w:contextualSpacing/>
      </w:pPr>
    </w:p>
    <w:p w14:paraId="0288DF10" w14:textId="77777777" w:rsidR="00D1243A" w:rsidRDefault="00D1243A" w:rsidP="009A7FCE">
      <w:pPr>
        <w:spacing w:line="480" w:lineRule="auto"/>
        <w:contextualSpacing/>
      </w:pPr>
    </w:p>
    <w:tbl>
      <w:tblPr>
        <w:tblStyle w:val="PlainTable4"/>
        <w:tblW w:w="8645" w:type="dxa"/>
        <w:tblLook w:val="04A0" w:firstRow="1" w:lastRow="0" w:firstColumn="1" w:lastColumn="0" w:noHBand="0" w:noVBand="1"/>
      </w:tblPr>
      <w:tblGrid>
        <w:gridCol w:w="3354"/>
        <w:gridCol w:w="925"/>
        <w:gridCol w:w="488"/>
        <w:gridCol w:w="661"/>
        <w:gridCol w:w="1128"/>
        <w:gridCol w:w="1205"/>
        <w:gridCol w:w="884"/>
        <w:tblGridChange w:id="824">
          <w:tblGrid>
            <w:gridCol w:w="3354"/>
            <w:gridCol w:w="925"/>
            <w:gridCol w:w="488"/>
            <w:gridCol w:w="661"/>
            <w:gridCol w:w="1128"/>
            <w:gridCol w:w="1205"/>
            <w:gridCol w:w="884"/>
          </w:tblGrid>
        </w:tblGridChange>
      </w:tblGrid>
      <w:tr w:rsidR="001C3136" w:rsidRPr="00CB5BCC" w14:paraId="33E9A05D" w14:textId="77777777" w:rsidTr="001C3136">
        <w:trPr>
          <w:cnfStyle w:val="100000000000" w:firstRow="1" w:lastRow="0" w:firstColumn="0" w:lastColumn="0" w:oddVBand="0" w:evenVBand="0" w:oddHBand="0"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3461" w:type="dxa"/>
            <w:tcBorders>
              <w:bottom w:val="single" w:sz="4" w:space="0" w:color="auto"/>
            </w:tcBorders>
          </w:tcPr>
          <w:p w14:paraId="7E5458BD" w14:textId="77D0E6E6" w:rsidR="001C3136" w:rsidRDefault="001C3136" w:rsidP="001C3136">
            <w:pPr>
              <w:contextualSpacing/>
              <w:rPr>
                <w:sz w:val="20"/>
                <w:szCs w:val="20"/>
              </w:rPr>
            </w:pPr>
            <w:r>
              <w:rPr>
                <w:sz w:val="20"/>
                <w:szCs w:val="20"/>
              </w:rPr>
              <w:t>Annual Precipitation</w:t>
            </w:r>
          </w:p>
        </w:tc>
        <w:tc>
          <w:tcPr>
            <w:tcW w:w="933" w:type="dxa"/>
            <w:tcBorders>
              <w:bottom w:val="single" w:sz="4" w:space="0" w:color="auto"/>
            </w:tcBorders>
          </w:tcPr>
          <w:p w14:paraId="04DD5090"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494" w:type="dxa"/>
            <w:tcBorders>
              <w:bottom w:val="single" w:sz="4" w:space="0" w:color="auto"/>
            </w:tcBorders>
          </w:tcPr>
          <w:p w14:paraId="39684834"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666" w:type="dxa"/>
            <w:tcBorders>
              <w:bottom w:val="single" w:sz="4" w:space="0" w:color="auto"/>
            </w:tcBorders>
          </w:tcPr>
          <w:p w14:paraId="70A6CCF4"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1144" w:type="dxa"/>
            <w:tcBorders>
              <w:bottom w:val="single" w:sz="4" w:space="0" w:color="auto"/>
            </w:tcBorders>
          </w:tcPr>
          <w:p w14:paraId="4A119338"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1055" w:type="dxa"/>
            <w:tcBorders>
              <w:bottom w:val="single" w:sz="4" w:space="0" w:color="auto"/>
            </w:tcBorders>
          </w:tcPr>
          <w:p w14:paraId="1F499873" w14:textId="77777777" w:rsidR="001C3136" w:rsidRPr="000F2C0D" w:rsidRDefault="001C3136" w:rsidP="001C3136">
            <w:pPr>
              <w:contextualSpacing/>
              <w:cnfStyle w:val="100000000000" w:firstRow="1" w:lastRow="0" w:firstColumn="0" w:lastColumn="0" w:oddVBand="0" w:evenVBand="0" w:oddHBand="0" w:evenHBand="0" w:firstRowFirstColumn="0" w:firstRowLastColumn="0" w:lastRowFirstColumn="0" w:lastRowLastColumn="0"/>
              <w:rPr>
                <w:i/>
                <w:iCs/>
                <w:sz w:val="20"/>
                <w:szCs w:val="20"/>
              </w:rPr>
            </w:pPr>
          </w:p>
        </w:tc>
        <w:tc>
          <w:tcPr>
            <w:tcW w:w="892" w:type="dxa"/>
            <w:tcBorders>
              <w:bottom w:val="single" w:sz="4" w:space="0" w:color="auto"/>
            </w:tcBorders>
          </w:tcPr>
          <w:p w14:paraId="656A23BB"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1C3136" w:rsidRPr="00CB5BCC" w14:paraId="2A2AD804" w14:textId="77777777" w:rsidTr="00986574">
        <w:tblPrEx>
          <w:tblW w:w="8645" w:type="dxa"/>
          <w:tblPrExChange w:id="825"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hRule="exact" w:val="324"/>
          <w:trPrChange w:id="826" w:author="Christopher J. Patrick" w:date="2020-04-30T17:05:00Z">
            <w:trPr>
              <w:trHeight w:hRule="exact" w:val="324"/>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tcBorders>
            <w:hideMark/>
            <w:tcPrChange w:id="827" w:author="Christopher J. Patrick" w:date="2020-04-30T17:05:00Z">
              <w:tcPr>
                <w:tcW w:w="3461" w:type="dxa"/>
                <w:tcBorders>
                  <w:top w:val="single" w:sz="4" w:space="0" w:color="auto"/>
                </w:tcBorders>
                <w:hideMark/>
              </w:tcPr>
            </w:tcPrChange>
          </w:tcPr>
          <w:p w14:paraId="7B283061" w14:textId="0A835552"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Predictor</w:t>
            </w:r>
          </w:p>
        </w:tc>
        <w:tc>
          <w:tcPr>
            <w:tcW w:w="0" w:type="dxa"/>
            <w:tcBorders>
              <w:top w:val="single" w:sz="4" w:space="0" w:color="auto"/>
            </w:tcBorders>
            <w:hideMark/>
            <w:tcPrChange w:id="828" w:author="Christopher J. Patrick" w:date="2020-04-30T17:05:00Z">
              <w:tcPr>
                <w:tcW w:w="933" w:type="dxa"/>
                <w:tcBorders>
                  <w:top w:val="single" w:sz="4" w:space="0" w:color="auto"/>
                </w:tcBorders>
                <w:hideMark/>
              </w:tcPr>
            </w:tcPrChange>
          </w:tcPr>
          <w:p w14:paraId="4FD4EBB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Slope</w:t>
            </w:r>
          </w:p>
        </w:tc>
        <w:tc>
          <w:tcPr>
            <w:tcW w:w="0" w:type="dxa"/>
            <w:tcBorders>
              <w:top w:val="single" w:sz="4" w:space="0" w:color="auto"/>
            </w:tcBorders>
            <w:hideMark/>
            <w:tcPrChange w:id="829" w:author="Christopher J. Patrick" w:date="2020-04-30T17:05:00Z">
              <w:tcPr>
                <w:tcW w:w="494" w:type="dxa"/>
                <w:tcBorders>
                  <w:top w:val="single" w:sz="4" w:space="0" w:color="auto"/>
                </w:tcBorders>
                <w:hideMark/>
              </w:tcPr>
            </w:tcPrChange>
          </w:tcPr>
          <w:p w14:paraId="36642D6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df</w:t>
            </w:r>
          </w:p>
        </w:tc>
        <w:tc>
          <w:tcPr>
            <w:tcW w:w="0" w:type="dxa"/>
            <w:tcBorders>
              <w:top w:val="single" w:sz="4" w:space="0" w:color="auto"/>
            </w:tcBorders>
            <w:hideMark/>
            <w:tcPrChange w:id="830" w:author="Christopher J. Patrick" w:date="2020-04-30T17:05:00Z">
              <w:tcPr>
                <w:tcW w:w="666" w:type="dxa"/>
                <w:tcBorders>
                  <w:top w:val="single" w:sz="4" w:space="0" w:color="auto"/>
                </w:tcBorders>
                <w:hideMark/>
              </w:tcPr>
            </w:tcPrChange>
          </w:tcPr>
          <w:p w14:paraId="3C2E219B"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R</w:t>
            </w:r>
            <w:r w:rsidRPr="00CB5BCC">
              <w:rPr>
                <w:sz w:val="20"/>
                <w:szCs w:val="20"/>
                <w:vertAlign w:val="superscript"/>
              </w:rPr>
              <w:t>2</w:t>
            </w:r>
          </w:p>
        </w:tc>
        <w:tc>
          <w:tcPr>
            <w:tcW w:w="0" w:type="dxa"/>
            <w:tcBorders>
              <w:top w:val="single" w:sz="4" w:space="0" w:color="auto"/>
            </w:tcBorders>
            <w:hideMark/>
            <w:tcPrChange w:id="831" w:author="Christopher J. Patrick" w:date="2020-04-30T17:05:00Z">
              <w:tcPr>
                <w:tcW w:w="1144" w:type="dxa"/>
                <w:tcBorders>
                  <w:top w:val="single" w:sz="4" w:space="0" w:color="auto"/>
                </w:tcBorders>
                <w:hideMark/>
              </w:tcPr>
            </w:tcPrChange>
          </w:tcPr>
          <w:p w14:paraId="50CC0DB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F statistic</w:t>
            </w:r>
          </w:p>
        </w:tc>
        <w:tc>
          <w:tcPr>
            <w:tcW w:w="0" w:type="dxa"/>
            <w:tcBorders>
              <w:top w:val="single" w:sz="4" w:space="0" w:color="auto"/>
            </w:tcBorders>
            <w:hideMark/>
            <w:tcPrChange w:id="832" w:author="Christopher J. Patrick" w:date="2020-04-30T17:05:00Z">
              <w:tcPr>
                <w:tcW w:w="1055" w:type="dxa"/>
                <w:tcBorders>
                  <w:top w:val="single" w:sz="4" w:space="0" w:color="auto"/>
                </w:tcBorders>
                <w:hideMark/>
              </w:tcPr>
            </w:tcPrChange>
          </w:tcPr>
          <w:p w14:paraId="3F36766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0F2C0D">
              <w:rPr>
                <w:i/>
                <w:iCs/>
                <w:sz w:val="20"/>
                <w:szCs w:val="20"/>
              </w:rPr>
              <w:t>p</w:t>
            </w:r>
            <w:r w:rsidRPr="00CB5BCC">
              <w:rPr>
                <w:sz w:val="20"/>
                <w:szCs w:val="20"/>
              </w:rPr>
              <w:t>-value</w:t>
            </w:r>
          </w:p>
        </w:tc>
        <w:tc>
          <w:tcPr>
            <w:tcW w:w="0" w:type="dxa"/>
            <w:tcBorders>
              <w:top w:val="single" w:sz="4" w:space="0" w:color="auto"/>
            </w:tcBorders>
            <w:tcPrChange w:id="833" w:author="Christopher J. Patrick" w:date="2020-04-30T17:05:00Z">
              <w:tcPr>
                <w:tcW w:w="892" w:type="dxa"/>
                <w:tcBorders>
                  <w:top w:val="single" w:sz="4" w:space="0" w:color="auto"/>
                </w:tcBorders>
              </w:tcPr>
            </w:tcPrChange>
          </w:tcPr>
          <w:p w14:paraId="276A0ABE" w14:textId="4AF35EE3"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834" w:author="Christopher J. Patrick" w:date="2020-04-30T17:05:00Z">
              <w:r w:rsidRPr="00CB5BCC" w:rsidDel="00986574">
                <w:rPr>
                  <w:sz w:val="20"/>
                  <w:szCs w:val="20"/>
                </w:rPr>
                <w:delText>p &lt; .05</w:delText>
              </w:r>
            </w:del>
          </w:p>
        </w:tc>
      </w:tr>
      <w:tr w:rsidR="001C3136" w:rsidRPr="00CB5BCC" w14:paraId="786143A7" w14:textId="77777777" w:rsidTr="00986574">
        <w:tblPrEx>
          <w:tblW w:w="8645" w:type="dxa"/>
          <w:tblPrExChange w:id="835" w:author="Christopher J. Patrick" w:date="2020-04-30T17:05:00Z">
            <w:tblPrEx>
              <w:tblW w:w="8645" w:type="dxa"/>
            </w:tblPrEx>
          </w:tblPrExChange>
        </w:tblPrEx>
        <w:trPr>
          <w:trHeight w:hRule="exact" w:val="288"/>
          <w:trPrChange w:id="836" w:author="Christopher J. Patrick" w:date="2020-04-30T17:05:00Z">
            <w:trPr>
              <w:trHeight w:hRule="exact" w:val="288"/>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837" w:author="Christopher J. Patrick" w:date="2020-04-30T17:05:00Z">
              <w:tcPr>
                <w:tcW w:w="3461" w:type="dxa"/>
                <w:hideMark/>
              </w:tcPr>
            </w:tcPrChange>
          </w:tcPr>
          <w:p w14:paraId="48ADE5BF" w14:textId="77777777" w:rsidR="001C3136" w:rsidRPr="00CB5BCC" w:rsidRDefault="001C3136" w:rsidP="001C3136">
            <w:pPr>
              <w:contextualSpacing/>
              <w:rPr>
                <w:b w:val="0"/>
                <w:bCs w:val="0"/>
                <w:sz w:val="20"/>
                <w:szCs w:val="20"/>
              </w:rPr>
            </w:pPr>
            <w:r w:rsidRPr="00CB5BCC">
              <w:rPr>
                <w:b w:val="0"/>
                <w:bCs w:val="0"/>
                <w:sz w:val="20"/>
                <w:szCs w:val="20"/>
              </w:rPr>
              <w:t>NO3+</w:t>
            </w:r>
          </w:p>
        </w:tc>
        <w:tc>
          <w:tcPr>
            <w:tcW w:w="0" w:type="dxa"/>
            <w:hideMark/>
            <w:tcPrChange w:id="838" w:author="Christopher J. Patrick" w:date="2020-04-30T17:05:00Z">
              <w:tcPr>
                <w:tcW w:w="933" w:type="dxa"/>
                <w:hideMark/>
              </w:tcPr>
            </w:tcPrChange>
          </w:tcPr>
          <w:p w14:paraId="5253B77D"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0.27</w:t>
            </w:r>
          </w:p>
        </w:tc>
        <w:tc>
          <w:tcPr>
            <w:tcW w:w="0" w:type="dxa"/>
            <w:hideMark/>
            <w:tcPrChange w:id="839" w:author="Christopher J. Patrick" w:date="2020-04-30T17:05:00Z">
              <w:tcPr>
                <w:tcW w:w="494" w:type="dxa"/>
                <w:hideMark/>
              </w:tcPr>
            </w:tcPrChange>
          </w:tcPr>
          <w:p w14:paraId="70B30DD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840" w:author="Christopher J. Patrick" w:date="2020-04-30T17:05:00Z">
              <w:tcPr>
                <w:tcW w:w="666" w:type="dxa"/>
                <w:hideMark/>
              </w:tcPr>
            </w:tcPrChange>
          </w:tcPr>
          <w:p w14:paraId="20273D1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w:t>
            </w:r>
          </w:p>
        </w:tc>
        <w:tc>
          <w:tcPr>
            <w:tcW w:w="0" w:type="dxa"/>
            <w:hideMark/>
            <w:tcPrChange w:id="841" w:author="Christopher J. Patrick" w:date="2020-04-30T17:05:00Z">
              <w:tcPr>
                <w:tcW w:w="1144" w:type="dxa"/>
                <w:hideMark/>
              </w:tcPr>
            </w:tcPrChange>
          </w:tcPr>
          <w:p w14:paraId="1C5E52C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0.01</w:t>
            </w:r>
          </w:p>
        </w:tc>
        <w:tc>
          <w:tcPr>
            <w:tcW w:w="0" w:type="dxa"/>
            <w:hideMark/>
            <w:tcPrChange w:id="842" w:author="Christopher J. Patrick" w:date="2020-04-30T17:05:00Z">
              <w:tcPr>
                <w:tcW w:w="1055" w:type="dxa"/>
                <w:hideMark/>
              </w:tcPr>
            </w:tcPrChange>
          </w:tcPr>
          <w:p w14:paraId="699A461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0.94</w:t>
            </w:r>
          </w:p>
        </w:tc>
        <w:tc>
          <w:tcPr>
            <w:tcW w:w="0" w:type="dxa"/>
            <w:tcPrChange w:id="843" w:author="Christopher J. Patrick" w:date="2020-04-30T17:05:00Z">
              <w:tcPr>
                <w:tcW w:w="892" w:type="dxa"/>
              </w:tcPr>
            </w:tcPrChange>
          </w:tcPr>
          <w:p w14:paraId="5E803AEB" w14:textId="758C0CD8"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844" w:author="Christopher J. Patrick" w:date="2020-04-30T17:05:00Z">
              <w:r w:rsidRPr="00CB5BCC" w:rsidDel="00986574">
                <w:rPr>
                  <w:sz w:val="20"/>
                  <w:szCs w:val="20"/>
                </w:rPr>
                <w:delText xml:space="preserve"> </w:delText>
              </w:r>
            </w:del>
          </w:p>
        </w:tc>
      </w:tr>
      <w:tr w:rsidR="001C3136" w:rsidRPr="00CB5BCC" w14:paraId="10D2E801" w14:textId="77777777" w:rsidTr="00986574">
        <w:tblPrEx>
          <w:tblW w:w="8645" w:type="dxa"/>
          <w:tblPrExChange w:id="845"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846"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847" w:author="Christopher J. Patrick" w:date="2020-04-30T17:05:00Z">
              <w:tcPr>
                <w:tcW w:w="3461" w:type="dxa"/>
                <w:hideMark/>
              </w:tcPr>
            </w:tcPrChange>
          </w:tcPr>
          <w:p w14:paraId="466D484A"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r w:rsidRPr="00CB5BCC">
              <w:rPr>
                <w:b w:val="0"/>
                <w:bCs w:val="0"/>
                <w:sz w:val="20"/>
                <w:szCs w:val="20"/>
              </w:rPr>
              <w:t>PO4-</w:t>
            </w:r>
          </w:p>
        </w:tc>
        <w:tc>
          <w:tcPr>
            <w:tcW w:w="0" w:type="dxa"/>
            <w:hideMark/>
            <w:tcPrChange w:id="848" w:author="Christopher J. Patrick" w:date="2020-04-30T17:05:00Z">
              <w:tcPr>
                <w:tcW w:w="933" w:type="dxa"/>
                <w:hideMark/>
              </w:tcPr>
            </w:tcPrChange>
          </w:tcPr>
          <w:p w14:paraId="697B2B0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-4.36</w:t>
            </w:r>
          </w:p>
        </w:tc>
        <w:tc>
          <w:tcPr>
            <w:tcW w:w="0" w:type="dxa"/>
            <w:hideMark/>
            <w:tcPrChange w:id="849" w:author="Christopher J. Patrick" w:date="2020-04-30T17:05:00Z">
              <w:tcPr>
                <w:tcW w:w="494" w:type="dxa"/>
                <w:hideMark/>
              </w:tcPr>
            </w:tcPrChange>
          </w:tcPr>
          <w:p w14:paraId="352DA35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850" w:author="Christopher J. Patrick" w:date="2020-04-30T17:05:00Z">
              <w:tcPr>
                <w:tcW w:w="666" w:type="dxa"/>
                <w:hideMark/>
              </w:tcPr>
            </w:tcPrChange>
          </w:tcPr>
          <w:p w14:paraId="32DF787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0.13</w:t>
            </w:r>
          </w:p>
        </w:tc>
        <w:tc>
          <w:tcPr>
            <w:tcW w:w="0" w:type="dxa"/>
            <w:hideMark/>
            <w:tcPrChange w:id="851" w:author="Christopher J. Patrick" w:date="2020-04-30T17:05:00Z">
              <w:tcPr>
                <w:tcW w:w="1144" w:type="dxa"/>
                <w:hideMark/>
              </w:tcPr>
            </w:tcPrChange>
          </w:tcPr>
          <w:p w14:paraId="421CB0B0"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1.16</w:t>
            </w:r>
          </w:p>
        </w:tc>
        <w:tc>
          <w:tcPr>
            <w:tcW w:w="0" w:type="dxa"/>
            <w:hideMark/>
            <w:tcPrChange w:id="852" w:author="Christopher J. Patrick" w:date="2020-04-30T17:05:00Z">
              <w:tcPr>
                <w:tcW w:w="1055" w:type="dxa"/>
                <w:hideMark/>
              </w:tcPr>
            </w:tcPrChange>
          </w:tcPr>
          <w:p w14:paraId="61B332C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0.31</w:t>
            </w:r>
          </w:p>
        </w:tc>
        <w:tc>
          <w:tcPr>
            <w:tcW w:w="0" w:type="dxa"/>
            <w:tcPrChange w:id="853" w:author="Christopher J. Patrick" w:date="2020-04-30T17:05:00Z">
              <w:tcPr>
                <w:tcW w:w="892" w:type="dxa"/>
              </w:tcPr>
            </w:tcPrChange>
          </w:tcPr>
          <w:p w14:paraId="32AF7972" w14:textId="18D5A744"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854" w:author="Christopher J. Patrick" w:date="2020-04-30T17:05:00Z">
              <w:r w:rsidRPr="00CB5BCC" w:rsidDel="00986574">
                <w:rPr>
                  <w:sz w:val="20"/>
                  <w:szCs w:val="20"/>
                </w:rPr>
                <w:delText xml:space="preserve"> </w:delText>
              </w:r>
            </w:del>
          </w:p>
        </w:tc>
      </w:tr>
      <w:tr w:rsidR="001C3136" w:rsidRPr="00CB5BCC" w14:paraId="6F010B31" w14:textId="77777777" w:rsidTr="00986574">
        <w:tblPrEx>
          <w:tblW w:w="8645" w:type="dxa"/>
          <w:tblPrExChange w:id="855" w:author="Christopher J. Patrick" w:date="2020-04-30T17:05:00Z">
            <w:tblPrEx>
              <w:tblW w:w="8645" w:type="dxa"/>
            </w:tblPrEx>
          </w:tblPrExChange>
        </w:tblPrEx>
        <w:trPr>
          <w:trHeight w:val="300"/>
          <w:trPrChange w:id="856"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857" w:author="Christopher J. Patrick" w:date="2020-04-30T17:05:00Z">
              <w:tcPr>
                <w:tcW w:w="3461" w:type="dxa"/>
                <w:hideMark/>
              </w:tcPr>
            </w:tcPrChange>
          </w:tcPr>
          <w:p w14:paraId="061B1CD3" w14:textId="77777777" w:rsidR="001C3136" w:rsidRPr="00CB5BCC" w:rsidRDefault="001C3136" w:rsidP="001C3136">
            <w:pPr>
              <w:contextualSpacing/>
              <w:rPr>
                <w:b w:val="0"/>
                <w:bCs w:val="0"/>
                <w:sz w:val="20"/>
                <w:szCs w:val="20"/>
              </w:rPr>
            </w:pPr>
            <w:r w:rsidRPr="00CB5BCC">
              <w:rPr>
                <w:b w:val="0"/>
                <w:bCs w:val="0"/>
                <w:sz w:val="20"/>
                <w:szCs w:val="20"/>
              </w:rPr>
              <w:t>RH</w:t>
            </w:r>
          </w:p>
        </w:tc>
        <w:tc>
          <w:tcPr>
            <w:tcW w:w="0" w:type="dxa"/>
            <w:hideMark/>
            <w:tcPrChange w:id="858" w:author="Christopher J. Patrick" w:date="2020-04-30T17:05:00Z">
              <w:tcPr>
                <w:tcW w:w="933" w:type="dxa"/>
                <w:hideMark/>
              </w:tcPr>
            </w:tcPrChange>
          </w:tcPr>
          <w:p w14:paraId="592D6F7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3.58</w:t>
            </w:r>
          </w:p>
        </w:tc>
        <w:tc>
          <w:tcPr>
            <w:tcW w:w="0" w:type="dxa"/>
            <w:hideMark/>
            <w:tcPrChange w:id="859" w:author="Christopher J. Patrick" w:date="2020-04-30T17:05:00Z">
              <w:tcPr>
                <w:tcW w:w="494" w:type="dxa"/>
                <w:hideMark/>
              </w:tcPr>
            </w:tcPrChange>
          </w:tcPr>
          <w:p w14:paraId="3F19230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860" w:author="Christopher J. Patrick" w:date="2020-04-30T17:05:00Z">
              <w:tcPr>
                <w:tcW w:w="666" w:type="dxa"/>
                <w:hideMark/>
              </w:tcPr>
            </w:tcPrChange>
          </w:tcPr>
          <w:p w14:paraId="4260DF37"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0.11</w:t>
            </w:r>
          </w:p>
        </w:tc>
        <w:tc>
          <w:tcPr>
            <w:tcW w:w="0" w:type="dxa"/>
            <w:hideMark/>
            <w:tcPrChange w:id="861" w:author="Christopher J. Patrick" w:date="2020-04-30T17:05:00Z">
              <w:tcPr>
                <w:tcW w:w="1144" w:type="dxa"/>
                <w:hideMark/>
              </w:tcPr>
            </w:tcPrChange>
          </w:tcPr>
          <w:p w14:paraId="1960128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w:t>
            </w:r>
          </w:p>
        </w:tc>
        <w:tc>
          <w:tcPr>
            <w:tcW w:w="0" w:type="dxa"/>
            <w:hideMark/>
            <w:tcPrChange w:id="862" w:author="Christopher J. Patrick" w:date="2020-04-30T17:05:00Z">
              <w:tcPr>
                <w:tcW w:w="1055" w:type="dxa"/>
                <w:hideMark/>
              </w:tcPr>
            </w:tcPrChange>
          </w:tcPr>
          <w:p w14:paraId="15B2AA5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0.35</w:t>
            </w:r>
          </w:p>
        </w:tc>
        <w:tc>
          <w:tcPr>
            <w:tcW w:w="0" w:type="dxa"/>
            <w:tcPrChange w:id="863" w:author="Christopher J. Patrick" w:date="2020-04-30T17:05:00Z">
              <w:tcPr>
                <w:tcW w:w="892" w:type="dxa"/>
              </w:tcPr>
            </w:tcPrChange>
          </w:tcPr>
          <w:p w14:paraId="023CBBE6" w14:textId="577EABA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864" w:author="Christopher J. Patrick" w:date="2020-04-30T17:05:00Z">
              <w:r w:rsidRPr="00CB5BCC" w:rsidDel="00986574">
                <w:rPr>
                  <w:sz w:val="20"/>
                  <w:szCs w:val="20"/>
                </w:rPr>
                <w:delText xml:space="preserve"> </w:delText>
              </w:r>
            </w:del>
          </w:p>
        </w:tc>
      </w:tr>
      <w:tr w:rsidR="001C3136" w:rsidRPr="00CB5BCC" w14:paraId="6D98570E" w14:textId="77777777" w:rsidTr="00986574">
        <w:tblPrEx>
          <w:tblW w:w="8645" w:type="dxa"/>
          <w:tblPrExChange w:id="865"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866"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867" w:author="Christopher J. Patrick" w:date="2020-04-30T17:05:00Z">
              <w:tcPr>
                <w:tcW w:w="3461" w:type="dxa"/>
                <w:hideMark/>
              </w:tcPr>
            </w:tcPrChange>
          </w:tcPr>
          <w:p w14:paraId="16175031"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proofErr w:type="spellStart"/>
            <w:proofErr w:type="gramStart"/>
            <w:r w:rsidRPr="00CB5BCC">
              <w:rPr>
                <w:b w:val="0"/>
                <w:bCs w:val="0"/>
                <w:sz w:val="20"/>
                <w:szCs w:val="20"/>
              </w:rPr>
              <w:t>Av.Flow</w:t>
            </w:r>
            <w:proofErr w:type="spellEnd"/>
            <w:proofErr w:type="gramEnd"/>
          </w:p>
        </w:tc>
        <w:tc>
          <w:tcPr>
            <w:tcW w:w="0" w:type="dxa"/>
            <w:hideMark/>
            <w:tcPrChange w:id="868" w:author="Christopher J. Patrick" w:date="2020-04-30T17:05:00Z">
              <w:tcPr>
                <w:tcW w:w="933" w:type="dxa"/>
                <w:hideMark/>
              </w:tcPr>
            </w:tcPrChange>
          </w:tcPr>
          <w:p w14:paraId="176C15E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0.13</w:t>
            </w:r>
          </w:p>
        </w:tc>
        <w:tc>
          <w:tcPr>
            <w:tcW w:w="0" w:type="dxa"/>
            <w:hideMark/>
            <w:tcPrChange w:id="869" w:author="Christopher J. Patrick" w:date="2020-04-30T17:05:00Z">
              <w:tcPr>
                <w:tcW w:w="494" w:type="dxa"/>
                <w:hideMark/>
              </w:tcPr>
            </w:tcPrChange>
          </w:tcPr>
          <w:p w14:paraId="28904DC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870" w:author="Christopher J. Patrick" w:date="2020-04-30T17:05:00Z">
              <w:tcPr>
                <w:tcW w:w="666" w:type="dxa"/>
                <w:hideMark/>
              </w:tcPr>
            </w:tcPrChange>
          </w:tcPr>
          <w:p w14:paraId="43049A7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0.05</w:t>
            </w:r>
          </w:p>
        </w:tc>
        <w:tc>
          <w:tcPr>
            <w:tcW w:w="0" w:type="dxa"/>
            <w:hideMark/>
            <w:tcPrChange w:id="871" w:author="Christopher J. Patrick" w:date="2020-04-30T17:05:00Z">
              <w:tcPr>
                <w:tcW w:w="1144" w:type="dxa"/>
                <w:hideMark/>
              </w:tcPr>
            </w:tcPrChange>
          </w:tcPr>
          <w:p w14:paraId="22A7AD6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0.42</w:t>
            </w:r>
          </w:p>
        </w:tc>
        <w:tc>
          <w:tcPr>
            <w:tcW w:w="0" w:type="dxa"/>
            <w:hideMark/>
            <w:tcPrChange w:id="872" w:author="Christopher J. Patrick" w:date="2020-04-30T17:05:00Z">
              <w:tcPr>
                <w:tcW w:w="1055" w:type="dxa"/>
                <w:hideMark/>
              </w:tcPr>
            </w:tcPrChange>
          </w:tcPr>
          <w:p w14:paraId="15B3921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0.53</w:t>
            </w:r>
          </w:p>
        </w:tc>
        <w:tc>
          <w:tcPr>
            <w:tcW w:w="0" w:type="dxa"/>
            <w:tcPrChange w:id="873" w:author="Christopher J. Patrick" w:date="2020-04-30T17:05:00Z">
              <w:tcPr>
                <w:tcW w:w="892" w:type="dxa"/>
              </w:tcPr>
            </w:tcPrChange>
          </w:tcPr>
          <w:p w14:paraId="24F88879" w14:textId="318BF83D"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874" w:author="Christopher J. Patrick" w:date="2020-04-30T17:05:00Z">
              <w:r w:rsidRPr="00CB5BCC" w:rsidDel="00986574">
                <w:rPr>
                  <w:sz w:val="20"/>
                  <w:szCs w:val="20"/>
                </w:rPr>
                <w:delText xml:space="preserve"> </w:delText>
              </w:r>
            </w:del>
          </w:p>
        </w:tc>
      </w:tr>
      <w:tr w:rsidR="001C3136" w:rsidRPr="00CB5BCC" w14:paraId="2AC38664" w14:textId="77777777" w:rsidTr="00986574">
        <w:tblPrEx>
          <w:tblW w:w="8645" w:type="dxa"/>
          <w:tblPrExChange w:id="875" w:author="Christopher J. Patrick" w:date="2020-04-30T17:05:00Z">
            <w:tblPrEx>
              <w:tblW w:w="8645" w:type="dxa"/>
            </w:tblPrEx>
          </w:tblPrExChange>
        </w:tblPrEx>
        <w:trPr>
          <w:trHeight w:val="300"/>
          <w:trPrChange w:id="876"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877" w:author="Christopher J. Patrick" w:date="2020-04-30T17:05:00Z">
              <w:tcPr>
                <w:tcW w:w="3461" w:type="dxa"/>
                <w:hideMark/>
              </w:tcPr>
            </w:tcPrChange>
          </w:tcPr>
          <w:p w14:paraId="0850B0C5" w14:textId="77777777" w:rsidR="001C3136" w:rsidRPr="00CB5BCC" w:rsidRDefault="001C3136" w:rsidP="001C3136">
            <w:pPr>
              <w:contextualSpacing/>
              <w:rPr>
                <w:b w:val="0"/>
                <w:bCs w:val="0"/>
                <w:sz w:val="20"/>
                <w:szCs w:val="20"/>
              </w:rPr>
            </w:pPr>
            <w:proofErr w:type="spellStart"/>
            <w:r w:rsidRPr="00CB5BCC">
              <w:rPr>
                <w:b w:val="0"/>
                <w:bCs w:val="0"/>
                <w:sz w:val="20"/>
                <w:szCs w:val="20"/>
              </w:rPr>
              <w:t>Flash.I</w:t>
            </w:r>
            <w:proofErr w:type="spellEnd"/>
          </w:p>
        </w:tc>
        <w:tc>
          <w:tcPr>
            <w:tcW w:w="0" w:type="dxa"/>
            <w:hideMark/>
            <w:tcPrChange w:id="878" w:author="Christopher J. Patrick" w:date="2020-04-30T17:05:00Z">
              <w:tcPr>
                <w:tcW w:w="933" w:type="dxa"/>
                <w:hideMark/>
              </w:tcPr>
            </w:tcPrChange>
          </w:tcPr>
          <w:p w14:paraId="1A9A32A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-2.5</w:t>
            </w:r>
          </w:p>
        </w:tc>
        <w:tc>
          <w:tcPr>
            <w:tcW w:w="0" w:type="dxa"/>
            <w:hideMark/>
            <w:tcPrChange w:id="879" w:author="Christopher J. Patrick" w:date="2020-04-30T17:05:00Z">
              <w:tcPr>
                <w:tcW w:w="494" w:type="dxa"/>
                <w:hideMark/>
              </w:tcPr>
            </w:tcPrChange>
          </w:tcPr>
          <w:p w14:paraId="28954C1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880" w:author="Christopher J. Patrick" w:date="2020-04-30T17:05:00Z">
              <w:tcPr>
                <w:tcW w:w="666" w:type="dxa"/>
                <w:hideMark/>
              </w:tcPr>
            </w:tcPrChange>
          </w:tcPr>
          <w:p w14:paraId="0295D785"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w:t>
            </w:r>
          </w:p>
        </w:tc>
        <w:tc>
          <w:tcPr>
            <w:tcW w:w="0" w:type="dxa"/>
            <w:hideMark/>
            <w:tcPrChange w:id="881" w:author="Christopher J. Patrick" w:date="2020-04-30T17:05:00Z">
              <w:tcPr>
                <w:tcW w:w="1144" w:type="dxa"/>
                <w:hideMark/>
              </w:tcPr>
            </w:tcPrChange>
          </w:tcPr>
          <w:p w14:paraId="4979BAC5"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0.01</w:t>
            </w:r>
          </w:p>
        </w:tc>
        <w:tc>
          <w:tcPr>
            <w:tcW w:w="0" w:type="dxa"/>
            <w:hideMark/>
            <w:tcPrChange w:id="882" w:author="Christopher J. Patrick" w:date="2020-04-30T17:05:00Z">
              <w:tcPr>
                <w:tcW w:w="1055" w:type="dxa"/>
                <w:hideMark/>
              </w:tcPr>
            </w:tcPrChange>
          </w:tcPr>
          <w:p w14:paraId="5DFEECE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0.94</w:t>
            </w:r>
          </w:p>
        </w:tc>
        <w:tc>
          <w:tcPr>
            <w:tcW w:w="0" w:type="dxa"/>
            <w:tcPrChange w:id="883" w:author="Christopher J. Patrick" w:date="2020-04-30T17:05:00Z">
              <w:tcPr>
                <w:tcW w:w="892" w:type="dxa"/>
              </w:tcPr>
            </w:tcPrChange>
          </w:tcPr>
          <w:p w14:paraId="17D39338" w14:textId="61BF1C71"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884" w:author="Christopher J. Patrick" w:date="2020-04-30T17:05:00Z">
              <w:r w:rsidRPr="00CB5BCC" w:rsidDel="00986574">
                <w:rPr>
                  <w:sz w:val="20"/>
                  <w:szCs w:val="20"/>
                </w:rPr>
                <w:delText xml:space="preserve"> </w:delText>
              </w:r>
            </w:del>
          </w:p>
        </w:tc>
      </w:tr>
      <w:tr w:rsidR="001C3136" w:rsidRPr="00CB5BCC" w14:paraId="6E483771" w14:textId="77777777" w:rsidTr="00986574">
        <w:tblPrEx>
          <w:tblW w:w="8645" w:type="dxa"/>
          <w:tblPrExChange w:id="885"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886"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887" w:author="Christopher J. Patrick" w:date="2020-04-30T17:05:00Z">
              <w:tcPr>
                <w:tcW w:w="3461" w:type="dxa"/>
                <w:hideMark/>
              </w:tcPr>
            </w:tcPrChange>
          </w:tcPr>
          <w:p w14:paraId="2A0762E7"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r w:rsidRPr="00CB5BCC">
              <w:rPr>
                <w:b w:val="0"/>
                <w:bCs w:val="0"/>
                <w:sz w:val="20"/>
                <w:szCs w:val="20"/>
              </w:rPr>
              <w:t>HFPP</w:t>
            </w:r>
          </w:p>
        </w:tc>
        <w:tc>
          <w:tcPr>
            <w:tcW w:w="0" w:type="dxa"/>
            <w:hideMark/>
            <w:tcPrChange w:id="888" w:author="Christopher J. Patrick" w:date="2020-04-30T17:05:00Z">
              <w:tcPr>
                <w:tcW w:w="933" w:type="dxa"/>
                <w:hideMark/>
              </w:tcPr>
            </w:tcPrChange>
          </w:tcPr>
          <w:p w14:paraId="7869F0B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w:t>
            </w:r>
          </w:p>
        </w:tc>
        <w:tc>
          <w:tcPr>
            <w:tcW w:w="0" w:type="dxa"/>
            <w:hideMark/>
            <w:tcPrChange w:id="889" w:author="Christopher J. Patrick" w:date="2020-04-30T17:05:00Z">
              <w:tcPr>
                <w:tcW w:w="494" w:type="dxa"/>
                <w:hideMark/>
              </w:tcPr>
            </w:tcPrChange>
          </w:tcPr>
          <w:p w14:paraId="13446A2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890" w:author="Christopher J. Patrick" w:date="2020-04-30T17:05:00Z">
              <w:tcPr>
                <w:tcW w:w="666" w:type="dxa"/>
                <w:hideMark/>
              </w:tcPr>
            </w:tcPrChange>
          </w:tcPr>
          <w:p w14:paraId="42AA4E7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w:t>
            </w:r>
          </w:p>
        </w:tc>
        <w:tc>
          <w:tcPr>
            <w:tcW w:w="0" w:type="dxa"/>
            <w:hideMark/>
            <w:tcPrChange w:id="891" w:author="Christopher J. Patrick" w:date="2020-04-30T17:05:00Z">
              <w:tcPr>
                <w:tcW w:w="1144" w:type="dxa"/>
                <w:hideMark/>
              </w:tcPr>
            </w:tcPrChange>
          </w:tcPr>
          <w:p w14:paraId="1A91DAD8"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w:t>
            </w:r>
          </w:p>
        </w:tc>
        <w:tc>
          <w:tcPr>
            <w:tcW w:w="0" w:type="dxa"/>
            <w:hideMark/>
            <w:tcPrChange w:id="892" w:author="Christopher J. Patrick" w:date="2020-04-30T17:05:00Z">
              <w:tcPr>
                <w:tcW w:w="1055" w:type="dxa"/>
                <w:hideMark/>
              </w:tcPr>
            </w:tcPrChange>
          </w:tcPr>
          <w:p w14:paraId="6885443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w:t>
            </w:r>
          </w:p>
        </w:tc>
        <w:tc>
          <w:tcPr>
            <w:tcW w:w="0" w:type="dxa"/>
            <w:tcPrChange w:id="893" w:author="Christopher J. Patrick" w:date="2020-04-30T17:05:00Z">
              <w:tcPr>
                <w:tcW w:w="892" w:type="dxa"/>
              </w:tcPr>
            </w:tcPrChange>
          </w:tcPr>
          <w:p w14:paraId="5B97EC11" w14:textId="7BB3048C"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894" w:author="Christopher J. Patrick" w:date="2020-04-30T17:05:00Z">
              <w:r w:rsidRPr="00CB5BCC" w:rsidDel="00986574">
                <w:rPr>
                  <w:sz w:val="20"/>
                  <w:szCs w:val="20"/>
                </w:rPr>
                <w:delText xml:space="preserve"> </w:delText>
              </w:r>
            </w:del>
          </w:p>
        </w:tc>
      </w:tr>
      <w:tr w:rsidR="001C3136" w:rsidRPr="00CB5BCC" w14:paraId="2D4B22FE" w14:textId="77777777" w:rsidTr="00986574">
        <w:tblPrEx>
          <w:tblW w:w="8645" w:type="dxa"/>
          <w:tblPrExChange w:id="895" w:author="Christopher J. Patrick" w:date="2020-04-30T17:05:00Z">
            <w:tblPrEx>
              <w:tblW w:w="8645" w:type="dxa"/>
            </w:tblPrEx>
          </w:tblPrExChange>
        </w:tblPrEx>
        <w:trPr>
          <w:trHeight w:val="300"/>
          <w:trPrChange w:id="896"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897" w:author="Christopher J. Patrick" w:date="2020-04-30T17:05:00Z">
              <w:tcPr>
                <w:tcW w:w="3461" w:type="dxa"/>
                <w:hideMark/>
              </w:tcPr>
            </w:tcPrChange>
          </w:tcPr>
          <w:p w14:paraId="6383E023" w14:textId="77777777" w:rsidR="001C3136" w:rsidRPr="00CB5BCC" w:rsidRDefault="001C3136" w:rsidP="001C3136">
            <w:pPr>
              <w:contextualSpacing/>
              <w:rPr>
                <w:b w:val="0"/>
                <w:bCs w:val="0"/>
                <w:sz w:val="20"/>
                <w:szCs w:val="20"/>
              </w:rPr>
            </w:pPr>
            <w:r w:rsidRPr="00CB5BCC">
              <w:rPr>
                <w:b w:val="0"/>
                <w:bCs w:val="0"/>
                <w:sz w:val="20"/>
                <w:szCs w:val="20"/>
              </w:rPr>
              <w:t>LFPP</w:t>
            </w:r>
          </w:p>
        </w:tc>
        <w:tc>
          <w:tcPr>
            <w:tcW w:w="0" w:type="dxa"/>
            <w:hideMark/>
            <w:tcPrChange w:id="898" w:author="Christopher J. Patrick" w:date="2020-04-30T17:05:00Z">
              <w:tcPr>
                <w:tcW w:w="933" w:type="dxa"/>
                <w:hideMark/>
              </w:tcPr>
            </w:tcPrChange>
          </w:tcPr>
          <w:p w14:paraId="553A82B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-0.38</w:t>
            </w:r>
          </w:p>
        </w:tc>
        <w:tc>
          <w:tcPr>
            <w:tcW w:w="0" w:type="dxa"/>
            <w:hideMark/>
            <w:tcPrChange w:id="899" w:author="Christopher J. Patrick" w:date="2020-04-30T17:05:00Z">
              <w:tcPr>
                <w:tcW w:w="494" w:type="dxa"/>
                <w:hideMark/>
              </w:tcPr>
            </w:tcPrChange>
          </w:tcPr>
          <w:p w14:paraId="40B69FAB"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900" w:author="Christopher J. Patrick" w:date="2020-04-30T17:05:00Z">
              <w:tcPr>
                <w:tcW w:w="666" w:type="dxa"/>
                <w:hideMark/>
              </w:tcPr>
            </w:tcPrChange>
          </w:tcPr>
          <w:p w14:paraId="39184B7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0.03</w:t>
            </w:r>
          </w:p>
        </w:tc>
        <w:tc>
          <w:tcPr>
            <w:tcW w:w="0" w:type="dxa"/>
            <w:hideMark/>
            <w:tcPrChange w:id="901" w:author="Christopher J. Patrick" w:date="2020-04-30T17:05:00Z">
              <w:tcPr>
                <w:tcW w:w="1144" w:type="dxa"/>
                <w:hideMark/>
              </w:tcPr>
            </w:tcPrChange>
          </w:tcPr>
          <w:p w14:paraId="741521F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0.21</w:t>
            </w:r>
          </w:p>
        </w:tc>
        <w:tc>
          <w:tcPr>
            <w:tcW w:w="0" w:type="dxa"/>
            <w:hideMark/>
            <w:tcPrChange w:id="902" w:author="Christopher J. Patrick" w:date="2020-04-30T17:05:00Z">
              <w:tcPr>
                <w:tcW w:w="1055" w:type="dxa"/>
                <w:hideMark/>
              </w:tcPr>
            </w:tcPrChange>
          </w:tcPr>
          <w:p w14:paraId="69C446C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0.66</w:t>
            </w:r>
          </w:p>
        </w:tc>
        <w:tc>
          <w:tcPr>
            <w:tcW w:w="0" w:type="dxa"/>
            <w:tcPrChange w:id="903" w:author="Christopher J. Patrick" w:date="2020-04-30T17:05:00Z">
              <w:tcPr>
                <w:tcW w:w="892" w:type="dxa"/>
              </w:tcPr>
            </w:tcPrChange>
          </w:tcPr>
          <w:p w14:paraId="29DD63D1" w14:textId="1DC26579"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904" w:author="Christopher J. Patrick" w:date="2020-04-30T17:05:00Z">
              <w:r w:rsidRPr="00CB5BCC" w:rsidDel="00986574">
                <w:rPr>
                  <w:sz w:val="20"/>
                  <w:szCs w:val="20"/>
                </w:rPr>
                <w:delText xml:space="preserve"> </w:delText>
              </w:r>
            </w:del>
          </w:p>
        </w:tc>
      </w:tr>
      <w:tr w:rsidR="001C3136" w:rsidRPr="00CB5BCC" w14:paraId="717C8A73" w14:textId="77777777" w:rsidTr="00986574">
        <w:tblPrEx>
          <w:tblW w:w="8645" w:type="dxa"/>
          <w:tblPrExChange w:id="905"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906"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907" w:author="Christopher J. Patrick" w:date="2020-04-30T17:05:00Z">
              <w:tcPr>
                <w:tcW w:w="3461" w:type="dxa"/>
                <w:hideMark/>
              </w:tcPr>
            </w:tcPrChange>
          </w:tcPr>
          <w:p w14:paraId="368A2A7D"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proofErr w:type="spellStart"/>
            <w:r w:rsidRPr="00CB5BCC">
              <w:rPr>
                <w:b w:val="0"/>
                <w:bCs w:val="0"/>
                <w:sz w:val="20"/>
                <w:szCs w:val="20"/>
              </w:rPr>
              <w:t>Bas.Dev</w:t>
            </w:r>
            <w:proofErr w:type="spellEnd"/>
          </w:p>
        </w:tc>
        <w:tc>
          <w:tcPr>
            <w:tcW w:w="0" w:type="dxa"/>
            <w:hideMark/>
            <w:tcPrChange w:id="908" w:author="Christopher J. Patrick" w:date="2020-04-30T17:05:00Z">
              <w:tcPr>
                <w:tcW w:w="933" w:type="dxa"/>
                <w:hideMark/>
              </w:tcPr>
            </w:tcPrChange>
          </w:tcPr>
          <w:p w14:paraId="6D8CCA6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0.55</w:t>
            </w:r>
          </w:p>
        </w:tc>
        <w:tc>
          <w:tcPr>
            <w:tcW w:w="0" w:type="dxa"/>
            <w:hideMark/>
            <w:tcPrChange w:id="909" w:author="Christopher J. Patrick" w:date="2020-04-30T17:05:00Z">
              <w:tcPr>
                <w:tcW w:w="494" w:type="dxa"/>
                <w:hideMark/>
              </w:tcPr>
            </w:tcPrChange>
          </w:tcPr>
          <w:p w14:paraId="4D3EFA0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910" w:author="Christopher J. Patrick" w:date="2020-04-30T17:05:00Z">
              <w:tcPr>
                <w:tcW w:w="666" w:type="dxa"/>
                <w:hideMark/>
              </w:tcPr>
            </w:tcPrChange>
          </w:tcPr>
          <w:p w14:paraId="040B12E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0.38</w:t>
            </w:r>
          </w:p>
        </w:tc>
        <w:tc>
          <w:tcPr>
            <w:tcW w:w="0" w:type="dxa"/>
            <w:hideMark/>
            <w:tcPrChange w:id="911" w:author="Christopher J. Patrick" w:date="2020-04-30T17:05:00Z">
              <w:tcPr>
                <w:tcW w:w="1144" w:type="dxa"/>
                <w:hideMark/>
              </w:tcPr>
            </w:tcPrChange>
          </w:tcPr>
          <w:p w14:paraId="37E0BD0C"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4.86</w:t>
            </w:r>
          </w:p>
        </w:tc>
        <w:tc>
          <w:tcPr>
            <w:tcW w:w="0" w:type="dxa"/>
            <w:hideMark/>
            <w:tcPrChange w:id="912" w:author="Christopher J. Patrick" w:date="2020-04-30T17:05:00Z">
              <w:tcPr>
                <w:tcW w:w="1055" w:type="dxa"/>
                <w:hideMark/>
              </w:tcPr>
            </w:tcPrChange>
          </w:tcPr>
          <w:p w14:paraId="43C157B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0.06</w:t>
            </w:r>
          </w:p>
        </w:tc>
        <w:tc>
          <w:tcPr>
            <w:tcW w:w="0" w:type="dxa"/>
            <w:tcPrChange w:id="913" w:author="Christopher J. Patrick" w:date="2020-04-30T17:05:00Z">
              <w:tcPr>
                <w:tcW w:w="892" w:type="dxa"/>
              </w:tcPr>
            </w:tcPrChange>
          </w:tcPr>
          <w:p w14:paraId="6B4FDA74" w14:textId="45BB9B1D"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914" w:author="Christopher J. Patrick" w:date="2020-04-30T17:05:00Z">
              <w:r w:rsidRPr="00CB5BCC" w:rsidDel="00986574">
                <w:rPr>
                  <w:sz w:val="20"/>
                  <w:szCs w:val="20"/>
                </w:rPr>
                <w:delText xml:space="preserve"> </w:delText>
              </w:r>
            </w:del>
          </w:p>
        </w:tc>
      </w:tr>
      <w:tr w:rsidR="001C3136" w:rsidRPr="00CB5BCC" w14:paraId="50BB378A" w14:textId="77777777" w:rsidTr="00986574">
        <w:tblPrEx>
          <w:tblW w:w="8645" w:type="dxa"/>
          <w:tblPrExChange w:id="915" w:author="Christopher J. Patrick" w:date="2020-04-30T17:05:00Z">
            <w:tblPrEx>
              <w:tblW w:w="8645" w:type="dxa"/>
            </w:tblPrEx>
          </w:tblPrExChange>
        </w:tblPrEx>
        <w:trPr>
          <w:trHeight w:val="300"/>
          <w:trPrChange w:id="916"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917" w:author="Christopher J. Patrick" w:date="2020-04-30T17:05:00Z">
              <w:tcPr>
                <w:tcW w:w="3461" w:type="dxa"/>
                <w:hideMark/>
              </w:tcPr>
            </w:tcPrChange>
          </w:tcPr>
          <w:p w14:paraId="51D856C9" w14:textId="77777777" w:rsidR="001C3136" w:rsidRPr="00CB5BCC" w:rsidRDefault="001C3136" w:rsidP="001C3136">
            <w:pPr>
              <w:contextualSpacing/>
              <w:rPr>
                <w:b w:val="0"/>
                <w:bCs w:val="0"/>
                <w:sz w:val="20"/>
                <w:szCs w:val="20"/>
              </w:rPr>
            </w:pPr>
            <w:proofErr w:type="spellStart"/>
            <w:r w:rsidRPr="00CB5BCC">
              <w:rPr>
                <w:b w:val="0"/>
                <w:bCs w:val="0"/>
                <w:sz w:val="20"/>
                <w:szCs w:val="20"/>
              </w:rPr>
              <w:t>Bas.forest</w:t>
            </w:r>
            <w:proofErr w:type="spellEnd"/>
          </w:p>
        </w:tc>
        <w:tc>
          <w:tcPr>
            <w:tcW w:w="0" w:type="dxa"/>
            <w:hideMark/>
            <w:tcPrChange w:id="918" w:author="Christopher J. Patrick" w:date="2020-04-30T17:05:00Z">
              <w:tcPr>
                <w:tcW w:w="933" w:type="dxa"/>
                <w:hideMark/>
              </w:tcPr>
            </w:tcPrChange>
          </w:tcPr>
          <w:p w14:paraId="7386445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0.39</w:t>
            </w:r>
          </w:p>
        </w:tc>
        <w:tc>
          <w:tcPr>
            <w:tcW w:w="0" w:type="dxa"/>
            <w:hideMark/>
            <w:tcPrChange w:id="919" w:author="Christopher J. Patrick" w:date="2020-04-30T17:05:00Z">
              <w:tcPr>
                <w:tcW w:w="494" w:type="dxa"/>
                <w:hideMark/>
              </w:tcPr>
            </w:tcPrChange>
          </w:tcPr>
          <w:p w14:paraId="00F8D05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920" w:author="Christopher J. Patrick" w:date="2020-04-30T17:05:00Z">
              <w:tcPr>
                <w:tcW w:w="666" w:type="dxa"/>
                <w:hideMark/>
              </w:tcPr>
            </w:tcPrChange>
          </w:tcPr>
          <w:p w14:paraId="645C801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0.04</w:t>
            </w:r>
          </w:p>
        </w:tc>
        <w:tc>
          <w:tcPr>
            <w:tcW w:w="0" w:type="dxa"/>
            <w:hideMark/>
            <w:tcPrChange w:id="921" w:author="Christopher J. Patrick" w:date="2020-04-30T17:05:00Z">
              <w:tcPr>
                <w:tcW w:w="1144" w:type="dxa"/>
                <w:hideMark/>
              </w:tcPr>
            </w:tcPrChange>
          </w:tcPr>
          <w:p w14:paraId="4BAA522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0.36</w:t>
            </w:r>
          </w:p>
        </w:tc>
        <w:tc>
          <w:tcPr>
            <w:tcW w:w="0" w:type="dxa"/>
            <w:hideMark/>
            <w:tcPrChange w:id="922" w:author="Christopher J. Patrick" w:date="2020-04-30T17:05:00Z">
              <w:tcPr>
                <w:tcW w:w="1055" w:type="dxa"/>
                <w:hideMark/>
              </w:tcPr>
            </w:tcPrChange>
          </w:tcPr>
          <w:p w14:paraId="601DE9F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0.57</w:t>
            </w:r>
          </w:p>
        </w:tc>
        <w:tc>
          <w:tcPr>
            <w:tcW w:w="0" w:type="dxa"/>
            <w:tcPrChange w:id="923" w:author="Christopher J. Patrick" w:date="2020-04-30T17:05:00Z">
              <w:tcPr>
                <w:tcW w:w="892" w:type="dxa"/>
              </w:tcPr>
            </w:tcPrChange>
          </w:tcPr>
          <w:p w14:paraId="76A5C674" w14:textId="493A7E4D"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924" w:author="Christopher J. Patrick" w:date="2020-04-30T17:05:00Z">
              <w:r w:rsidRPr="00CB5BCC" w:rsidDel="00986574">
                <w:rPr>
                  <w:sz w:val="20"/>
                  <w:szCs w:val="20"/>
                </w:rPr>
                <w:delText xml:space="preserve"> </w:delText>
              </w:r>
            </w:del>
          </w:p>
        </w:tc>
      </w:tr>
      <w:tr w:rsidR="001C3136" w:rsidRPr="00CB5BCC" w14:paraId="561D784D" w14:textId="77777777" w:rsidTr="00986574">
        <w:tblPrEx>
          <w:tblW w:w="8645" w:type="dxa"/>
          <w:tblPrExChange w:id="925"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926"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927" w:author="Christopher J. Patrick" w:date="2020-04-30T17:05:00Z">
              <w:tcPr>
                <w:tcW w:w="3461" w:type="dxa"/>
                <w:hideMark/>
              </w:tcPr>
            </w:tcPrChange>
          </w:tcPr>
          <w:p w14:paraId="394E9C73"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proofErr w:type="spellStart"/>
            <w:r w:rsidRPr="00CB5BCC">
              <w:rPr>
                <w:b w:val="0"/>
                <w:bCs w:val="0"/>
                <w:sz w:val="20"/>
                <w:szCs w:val="20"/>
              </w:rPr>
              <w:t>Bas.Plant</w:t>
            </w:r>
            <w:proofErr w:type="spellEnd"/>
          </w:p>
        </w:tc>
        <w:tc>
          <w:tcPr>
            <w:tcW w:w="0" w:type="dxa"/>
            <w:hideMark/>
            <w:tcPrChange w:id="928" w:author="Christopher J. Patrick" w:date="2020-04-30T17:05:00Z">
              <w:tcPr>
                <w:tcW w:w="933" w:type="dxa"/>
                <w:hideMark/>
              </w:tcPr>
            </w:tcPrChange>
          </w:tcPr>
          <w:p w14:paraId="17D4B02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0.17</w:t>
            </w:r>
          </w:p>
        </w:tc>
        <w:tc>
          <w:tcPr>
            <w:tcW w:w="0" w:type="dxa"/>
            <w:hideMark/>
            <w:tcPrChange w:id="929" w:author="Christopher J. Patrick" w:date="2020-04-30T17:05:00Z">
              <w:tcPr>
                <w:tcW w:w="494" w:type="dxa"/>
                <w:hideMark/>
              </w:tcPr>
            </w:tcPrChange>
          </w:tcPr>
          <w:p w14:paraId="5576DA3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930" w:author="Christopher J. Patrick" w:date="2020-04-30T17:05:00Z">
              <w:tcPr>
                <w:tcW w:w="666" w:type="dxa"/>
                <w:hideMark/>
              </w:tcPr>
            </w:tcPrChange>
          </w:tcPr>
          <w:p w14:paraId="4B9DD76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0.04</w:t>
            </w:r>
          </w:p>
        </w:tc>
        <w:tc>
          <w:tcPr>
            <w:tcW w:w="0" w:type="dxa"/>
            <w:hideMark/>
            <w:tcPrChange w:id="931" w:author="Christopher J. Patrick" w:date="2020-04-30T17:05:00Z">
              <w:tcPr>
                <w:tcW w:w="1144" w:type="dxa"/>
                <w:hideMark/>
              </w:tcPr>
            </w:tcPrChange>
          </w:tcPr>
          <w:p w14:paraId="015D747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0.32</w:t>
            </w:r>
          </w:p>
        </w:tc>
        <w:tc>
          <w:tcPr>
            <w:tcW w:w="0" w:type="dxa"/>
            <w:hideMark/>
            <w:tcPrChange w:id="932" w:author="Christopher J. Patrick" w:date="2020-04-30T17:05:00Z">
              <w:tcPr>
                <w:tcW w:w="1055" w:type="dxa"/>
                <w:hideMark/>
              </w:tcPr>
            </w:tcPrChange>
          </w:tcPr>
          <w:p w14:paraId="7948EDB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0.59</w:t>
            </w:r>
          </w:p>
        </w:tc>
        <w:tc>
          <w:tcPr>
            <w:tcW w:w="0" w:type="dxa"/>
            <w:tcPrChange w:id="933" w:author="Christopher J. Patrick" w:date="2020-04-30T17:05:00Z">
              <w:tcPr>
                <w:tcW w:w="892" w:type="dxa"/>
              </w:tcPr>
            </w:tcPrChange>
          </w:tcPr>
          <w:p w14:paraId="7DD45713" w14:textId="640C36D9"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934" w:author="Christopher J. Patrick" w:date="2020-04-30T17:05:00Z">
              <w:r w:rsidRPr="00CB5BCC" w:rsidDel="00986574">
                <w:rPr>
                  <w:sz w:val="20"/>
                  <w:szCs w:val="20"/>
                </w:rPr>
                <w:delText xml:space="preserve"> </w:delText>
              </w:r>
            </w:del>
          </w:p>
        </w:tc>
      </w:tr>
      <w:tr w:rsidR="001C3136" w:rsidRPr="00CB5BCC" w14:paraId="38ED5A87" w14:textId="77777777" w:rsidTr="00986574">
        <w:tblPrEx>
          <w:tblW w:w="8645" w:type="dxa"/>
          <w:tblPrExChange w:id="935" w:author="Christopher J. Patrick" w:date="2020-04-30T17:05:00Z">
            <w:tblPrEx>
              <w:tblW w:w="8645" w:type="dxa"/>
            </w:tblPrEx>
          </w:tblPrExChange>
        </w:tblPrEx>
        <w:trPr>
          <w:trHeight w:val="300"/>
          <w:trPrChange w:id="936"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937" w:author="Christopher J. Patrick" w:date="2020-04-30T17:05:00Z">
              <w:tcPr>
                <w:tcW w:w="3461" w:type="dxa"/>
                <w:hideMark/>
              </w:tcPr>
            </w:tcPrChange>
          </w:tcPr>
          <w:p w14:paraId="439CFA50" w14:textId="77777777" w:rsidR="001C3136" w:rsidRPr="00CB5BCC" w:rsidRDefault="001C3136" w:rsidP="001C3136">
            <w:pPr>
              <w:contextualSpacing/>
              <w:rPr>
                <w:b w:val="0"/>
                <w:bCs w:val="0"/>
                <w:sz w:val="20"/>
                <w:szCs w:val="20"/>
              </w:rPr>
            </w:pPr>
            <w:r w:rsidRPr="00CB5BCC">
              <w:rPr>
                <w:b w:val="0"/>
                <w:bCs w:val="0"/>
                <w:sz w:val="20"/>
                <w:szCs w:val="20"/>
              </w:rPr>
              <w:t>Rip.forest</w:t>
            </w:r>
          </w:p>
        </w:tc>
        <w:tc>
          <w:tcPr>
            <w:tcW w:w="0" w:type="dxa"/>
            <w:hideMark/>
            <w:tcPrChange w:id="938" w:author="Christopher J. Patrick" w:date="2020-04-30T17:05:00Z">
              <w:tcPr>
                <w:tcW w:w="933" w:type="dxa"/>
                <w:hideMark/>
              </w:tcPr>
            </w:tcPrChange>
          </w:tcPr>
          <w:p w14:paraId="783BAED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0.72</w:t>
            </w:r>
          </w:p>
        </w:tc>
        <w:tc>
          <w:tcPr>
            <w:tcW w:w="0" w:type="dxa"/>
            <w:hideMark/>
            <w:tcPrChange w:id="939" w:author="Christopher J. Patrick" w:date="2020-04-30T17:05:00Z">
              <w:tcPr>
                <w:tcW w:w="494" w:type="dxa"/>
                <w:hideMark/>
              </w:tcPr>
            </w:tcPrChange>
          </w:tcPr>
          <w:p w14:paraId="24AE8D6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940" w:author="Christopher J. Patrick" w:date="2020-04-30T17:05:00Z">
              <w:tcPr>
                <w:tcW w:w="666" w:type="dxa"/>
                <w:hideMark/>
              </w:tcPr>
            </w:tcPrChange>
          </w:tcPr>
          <w:p w14:paraId="577262A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0.12</w:t>
            </w:r>
          </w:p>
        </w:tc>
        <w:tc>
          <w:tcPr>
            <w:tcW w:w="0" w:type="dxa"/>
            <w:hideMark/>
            <w:tcPrChange w:id="941" w:author="Christopher J. Patrick" w:date="2020-04-30T17:05:00Z">
              <w:tcPr>
                <w:tcW w:w="1144" w:type="dxa"/>
                <w:hideMark/>
              </w:tcPr>
            </w:tcPrChange>
          </w:tcPr>
          <w:p w14:paraId="5A40A00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1.04</w:t>
            </w:r>
          </w:p>
        </w:tc>
        <w:tc>
          <w:tcPr>
            <w:tcW w:w="0" w:type="dxa"/>
            <w:hideMark/>
            <w:tcPrChange w:id="942" w:author="Christopher J. Patrick" w:date="2020-04-30T17:05:00Z">
              <w:tcPr>
                <w:tcW w:w="1055" w:type="dxa"/>
                <w:hideMark/>
              </w:tcPr>
            </w:tcPrChange>
          </w:tcPr>
          <w:p w14:paraId="7C47045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0.34</w:t>
            </w:r>
          </w:p>
        </w:tc>
        <w:tc>
          <w:tcPr>
            <w:tcW w:w="0" w:type="dxa"/>
            <w:tcPrChange w:id="943" w:author="Christopher J. Patrick" w:date="2020-04-30T17:05:00Z">
              <w:tcPr>
                <w:tcW w:w="892" w:type="dxa"/>
              </w:tcPr>
            </w:tcPrChange>
          </w:tcPr>
          <w:p w14:paraId="4B7DECAC" w14:textId="43A10BBB"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944" w:author="Christopher J. Patrick" w:date="2020-04-30T17:05:00Z">
              <w:r w:rsidRPr="00CB5BCC" w:rsidDel="00986574">
                <w:rPr>
                  <w:sz w:val="20"/>
                  <w:szCs w:val="20"/>
                </w:rPr>
                <w:delText xml:space="preserve"> </w:delText>
              </w:r>
            </w:del>
          </w:p>
        </w:tc>
      </w:tr>
      <w:tr w:rsidR="001C3136" w:rsidRPr="00CB5BCC" w14:paraId="3AEA2542" w14:textId="77777777" w:rsidTr="00986574">
        <w:tblPrEx>
          <w:tblW w:w="8645" w:type="dxa"/>
          <w:tblPrExChange w:id="945"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946"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947" w:author="Christopher J. Patrick" w:date="2020-04-30T17:05:00Z">
              <w:tcPr>
                <w:tcW w:w="3461" w:type="dxa"/>
                <w:hideMark/>
              </w:tcPr>
            </w:tcPrChange>
          </w:tcPr>
          <w:p w14:paraId="04B6B0EF"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proofErr w:type="spellStart"/>
            <w:proofErr w:type="gramStart"/>
            <w:r w:rsidRPr="00CB5BCC">
              <w:rPr>
                <w:b w:val="0"/>
                <w:bCs w:val="0"/>
                <w:sz w:val="20"/>
                <w:szCs w:val="20"/>
              </w:rPr>
              <w:t>S.runoff</w:t>
            </w:r>
            <w:proofErr w:type="spellEnd"/>
            <w:proofErr w:type="gramEnd"/>
          </w:p>
        </w:tc>
        <w:tc>
          <w:tcPr>
            <w:tcW w:w="0" w:type="dxa"/>
            <w:hideMark/>
            <w:tcPrChange w:id="948" w:author="Christopher J. Patrick" w:date="2020-04-30T17:05:00Z">
              <w:tcPr>
                <w:tcW w:w="933" w:type="dxa"/>
                <w:hideMark/>
              </w:tcPr>
            </w:tcPrChange>
          </w:tcPr>
          <w:p w14:paraId="6FAE63A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0.58</w:t>
            </w:r>
          </w:p>
        </w:tc>
        <w:tc>
          <w:tcPr>
            <w:tcW w:w="0" w:type="dxa"/>
            <w:hideMark/>
            <w:tcPrChange w:id="949" w:author="Christopher J. Patrick" w:date="2020-04-30T17:05:00Z">
              <w:tcPr>
                <w:tcW w:w="494" w:type="dxa"/>
                <w:hideMark/>
              </w:tcPr>
            </w:tcPrChange>
          </w:tcPr>
          <w:p w14:paraId="10325C5C"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950" w:author="Christopher J. Patrick" w:date="2020-04-30T17:05:00Z">
              <w:tcPr>
                <w:tcW w:w="666" w:type="dxa"/>
                <w:hideMark/>
              </w:tcPr>
            </w:tcPrChange>
          </w:tcPr>
          <w:p w14:paraId="770DE29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0.94</w:t>
            </w:r>
          </w:p>
        </w:tc>
        <w:tc>
          <w:tcPr>
            <w:tcW w:w="0" w:type="dxa"/>
            <w:hideMark/>
            <w:tcPrChange w:id="951" w:author="Christopher J. Patrick" w:date="2020-04-30T17:05:00Z">
              <w:tcPr>
                <w:tcW w:w="1144" w:type="dxa"/>
                <w:hideMark/>
              </w:tcPr>
            </w:tcPrChange>
          </w:tcPr>
          <w:p w14:paraId="6ABB1C1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122.45</w:t>
            </w:r>
          </w:p>
        </w:tc>
        <w:tc>
          <w:tcPr>
            <w:tcW w:w="0" w:type="dxa"/>
            <w:hideMark/>
            <w:tcPrChange w:id="952" w:author="Christopher J. Patrick" w:date="2020-04-30T17:05:00Z">
              <w:tcPr>
                <w:tcW w:w="1055" w:type="dxa"/>
                <w:hideMark/>
              </w:tcPr>
            </w:tcPrChange>
          </w:tcPr>
          <w:p w14:paraId="273178CC" w14:textId="29E09D37" w:rsidR="001C3136" w:rsidRPr="00CB5BCC" w:rsidRDefault="00986574"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ins w:id="953" w:author="Christopher J. Patrick" w:date="2020-04-30T17:05:00Z">
              <w:r>
                <w:rPr>
                  <w:sz w:val="20"/>
                  <w:szCs w:val="20"/>
                </w:rPr>
                <w:t>&lt; 0.001</w:t>
              </w:r>
            </w:ins>
            <w:del w:id="954" w:author="Christopher J. Patrick" w:date="2020-04-30T17:05:00Z">
              <w:r w:rsidR="001C3136" w:rsidRPr="00CB5BCC" w:rsidDel="00986574">
                <w:rPr>
                  <w:sz w:val="20"/>
                  <w:szCs w:val="20"/>
                </w:rPr>
                <w:delText>4.00E-06</w:delText>
              </w:r>
            </w:del>
          </w:p>
        </w:tc>
        <w:tc>
          <w:tcPr>
            <w:tcW w:w="0" w:type="dxa"/>
            <w:tcPrChange w:id="955" w:author="Christopher J. Patrick" w:date="2020-04-30T17:05:00Z">
              <w:tcPr>
                <w:tcW w:w="892" w:type="dxa"/>
              </w:tcPr>
            </w:tcPrChange>
          </w:tcPr>
          <w:p w14:paraId="2FF3E6CD" w14:textId="144BEA2A"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956" w:author="Christopher J. Patrick" w:date="2020-04-30T17:05:00Z">
              <w:r w:rsidRPr="00CB5BCC" w:rsidDel="00986574">
                <w:rPr>
                  <w:sz w:val="20"/>
                  <w:szCs w:val="20"/>
                </w:rPr>
                <w:delText>*</w:delText>
              </w:r>
            </w:del>
          </w:p>
        </w:tc>
      </w:tr>
      <w:tr w:rsidR="001C3136" w:rsidRPr="00CB5BCC" w14:paraId="3A4FD58B" w14:textId="77777777" w:rsidTr="00986574">
        <w:tblPrEx>
          <w:tblW w:w="8645" w:type="dxa"/>
          <w:tblPrExChange w:id="957" w:author="Christopher J. Patrick" w:date="2020-04-30T17:05:00Z">
            <w:tblPrEx>
              <w:tblW w:w="8645" w:type="dxa"/>
            </w:tblPrEx>
          </w:tblPrExChange>
        </w:tblPrEx>
        <w:trPr>
          <w:trHeight w:val="300"/>
          <w:trPrChange w:id="958"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959" w:author="Christopher J. Patrick" w:date="2020-04-30T17:05:00Z">
              <w:tcPr>
                <w:tcW w:w="3461" w:type="dxa"/>
                <w:hideMark/>
              </w:tcPr>
            </w:tcPrChange>
          </w:tcPr>
          <w:p w14:paraId="43A42633" w14:textId="77777777" w:rsidR="001C3136" w:rsidRPr="00CB5BCC" w:rsidRDefault="001C3136" w:rsidP="001C3136">
            <w:pPr>
              <w:contextualSpacing/>
              <w:rPr>
                <w:b w:val="0"/>
                <w:bCs w:val="0"/>
                <w:sz w:val="20"/>
                <w:szCs w:val="20"/>
              </w:rPr>
            </w:pPr>
            <w:r w:rsidRPr="00CB5BCC">
              <w:rPr>
                <w:b w:val="0"/>
                <w:bCs w:val="0"/>
                <w:sz w:val="20"/>
                <w:szCs w:val="20"/>
              </w:rPr>
              <w:t>Soil.Org</w:t>
            </w:r>
          </w:p>
        </w:tc>
        <w:tc>
          <w:tcPr>
            <w:tcW w:w="0" w:type="dxa"/>
            <w:hideMark/>
            <w:tcPrChange w:id="960" w:author="Christopher J. Patrick" w:date="2020-04-30T17:05:00Z">
              <w:tcPr>
                <w:tcW w:w="933" w:type="dxa"/>
                <w:hideMark/>
              </w:tcPr>
            </w:tcPrChange>
          </w:tcPr>
          <w:p w14:paraId="0B5A487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11.16</w:t>
            </w:r>
          </w:p>
        </w:tc>
        <w:tc>
          <w:tcPr>
            <w:tcW w:w="0" w:type="dxa"/>
            <w:hideMark/>
            <w:tcPrChange w:id="961" w:author="Christopher J. Patrick" w:date="2020-04-30T17:05:00Z">
              <w:tcPr>
                <w:tcW w:w="494" w:type="dxa"/>
                <w:hideMark/>
              </w:tcPr>
            </w:tcPrChange>
          </w:tcPr>
          <w:p w14:paraId="219B0A8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962" w:author="Christopher J. Patrick" w:date="2020-04-30T17:05:00Z">
              <w:tcPr>
                <w:tcW w:w="666" w:type="dxa"/>
                <w:hideMark/>
              </w:tcPr>
            </w:tcPrChange>
          </w:tcPr>
          <w:p w14:paraId="53F0665D"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w:t>
            </w:r>
          </w:p>
        </w:tc>
        <w:tc>
          <w:tcPr>
            <w:tcW w:w="0" w:type="dxa"/>
            <w:hideMark/>
            <w:tcPrChange w:id="963" w:author="Christopher J. Patrick" w:date="2020-04-30T17:05:00Z">
              <w:tcPr>
                <w:tcW w:w="1144" w:type="dxa"/>
                <w:hideMark/>
              </w:tcPr>
            </w:tcPrChange>
          </w:tcPr>
          <w:p w14:paraId="4893DEE4"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0.87</w:t>
            </w:r>
          </w:p>
        </w:tc>
        <w:tc>
          <w:tcPr>
            <w:tcW w:w="0" w:type="dxa"/>
            <w:hideMark/>
            <w:tcPrChange w:id="964" w:author="Christopher J. Patrick" w:date="2020-04-30T17:05:00Z">
              <w:tcPr>
                <w:tcW w:w="1055" w:type="dxa"/>
                <w:hideMark/>
              </w:tcPr>
            </w:tcPrChange>
          </w:tcPr>
          <w:p w14:paraId="6BDABA4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0.38</w:t>
            </w:r>
          </w:p>
        </w:tc>
        <w:tc>
          <w:tcPr>
            <w:tcW w:w="0" w:type="dxa"/>
            <w:tcPrChange w:id="965" w:author="Christopher J. Patrick" w:date="2020-04-30T17:05:00Z">
              <w:tcPr>
                <w:tcW w:w="892" w:type="dxa"/>
              </w:tcPr>
            </w:tcPrChange>
          </w:tcPr>
          <w:p w14:paraId="412818E5" w14:textId="3F630FF2"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966" w:author="Christopher J. Patrick" w:date="2020-04-30T17:05:00Z">
              <w:r w:rsidRPr="00CB5BCC" w:rsidDel="00986574">
                <w:rPr>
                  <w:sz w:val="20"/>
                  <w:szCs w:val="20"/>
                </w:rPr>
                <w:delText xml:space="preserve"> </w:delText>
              </w:r>
            </w:del>
          </w:p>
        </w:tc>
      </w:tr>
      <w:tr w:rsidR="001C3136" w:rsidRPr="00CB5BCC" w14:paraId="465098B8" w14:textId="77777777" w:rsidTr="00986574">
        <w:tblPrEx>
          <w:tblW w:w="8645" w:type="dxa"/>
          <w:tblPrExChange w:id="967"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968"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969" w:author="Christopher J. Patrick" w:date="2020-04-30T17:05:00Z">
              <w:tcPr>
                <w:tcW w:w="3461" w:type="dxa"/>
                <w:hideMark/>
              </w:tcPr>
            </w:tcPrChange>
          </w:tcPr>
          <w:p w14:paraId="23C012DC"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proofErr w:type="spellStart"/>
            <w:r w:rsidRPr="00CB5BCC">
              <w:rPr>
                <w:b w:val="0"/>
                <w:bCs w:val="0"/>
                <w:sz w:val="20"/>
                <w:szCs w:val="20"/>
              </w:rPr>
              <w:t>Soil.Perm</w:t>
            </w:r>
            <w:proofErr w:type="spellEnd"/>
          </w:p>
        </w:tc>
        <w:tc>
          <w:tcPr>
            <w:tcW w:w="0" w:type="dxa"/>
            <w:hideMark/>
            <w:tcPrChange w:id="970" w:author="Christopher J. Patrick" w:date="2020-04-30T17:05:00Z">
              <w:tcPr>
                <w:tcW w:w="933" w:type="dxa"/>
                <w:hideMark/>
              </w:tcPr>
            </w:tcPrChange>
          </w:tcPr>
          <w:p w14:paraId="1AA041D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7.92</w:t>
            </w:r>
          </w:p>
        </w:tc>
        <w:tc>
          <w:tcPr>
            <w:tcW w:w="0" w:type="dxa"/>
            <w:hideMark/>
            <w:tcPrChange w:id="971" w:author="Christopher J. Patrick" w:date="2020-04-30T17:05:00Z">
              <w:tcPr>
                <w:tcW w:w="494" w:type="dxa"/>
                <w:hideMark/>
              </w:tcPr>
            </w:tcPrChange>
          </w:tcPr>
          <w:p w14:paraId="110A864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972" w:author="Christopher J. Patrick" w:date="2020-04-30T17:05:00Z">
              <w:tcPr>
                <w:tcW w:w="666" w:type="dxa"/>
                <w:hideMark/>
              </w:tcPr>
            </w:tcPrChange>
          </w:tcPr>
          <w:p w14:paraId="5BCD71C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0.13</w:t>
            </w:r>
          </w:p>
        </w:tc>
        <w:tc>
          <w:tcPr>
            <w:tcW w:w="0" w:type="dxa"/>
            <w:hideMark/>
            <w:tcPrChange w:id="973" w:author="Christopher J. Patrick" w:date="2020-04-30T17:05:00Z">
              <w:tcPr>
                <w:tcW w:w="1144" w:type="dxa"/>
                <w:hideMark/>
              </w:tcPr>
            </w:tcPrChange>
          </w:tcPr>
          <w:p w14:paraId="7393F840"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1.18</w:t>
            </w:r>
          </w:p>
        </w:tc>
        <w:tc>
          <w:tcPr>
            <w:tcW w:w="0" w:type="dxa"/>
            <w:hideMark/>
            <w:tcPrChange w:id="974" w:author="Christopher J. Patrick" w:date="2020-04-30T17:05:00Z">
              <w:tcPr>
                <w:tcW w:w="1055" w:type="dxa"/>
                <w:hideMark/>
              </w:tcPr>
            </w:tcPrChange>
          </w:tcPr>
          <w:p w14:paraId="0EA7983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0.31</w:t>
            </w:r>
          </w:p>
        </w:tc>
        <w:tc>
          <w:tcPr>
            <w:tcW w:w="0" w:type="dxa"/>
            <w:tcPrChange w:id="975" w:author="Christopher J. Patrick" w:date="2020-04-30T17:05:00Z">
              <w:tcPr>
                <w:tcW w:w="892" w:type="dxa"/>
              </w:tcPr>
            </w:tcPrChange>
          </w:tcPr>
          <w:p w14:paraId="4E87AEFA" w14:textId="566783B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976" w:author="Christopher J. Patrick" w:date="2020-04-30T17:05:00Z">
              <w:r w:rsidRPr="00CB5BCC" w:rsidDel="00986574">
                <w:rPr>
                  <w:sz w:val="20"/>
                  <w:szCs w:val="20"/>
                </w:rPr>
                <w:delText xml:space="preserve"> </w:delText>
              </w:r>
            </w:del>
          </w:p>
        </w:tc>
      </w:tr>
      <w:tr w:rsidR="001C3136" w:rsidRPr="00CB5BCC" w14:paraId="4F83620F" w14:textId="77777777" w:rsidTr="00986574">
        <w:tblPrEx>
          <w:tblW w:w="8645" w:type="dxa"/>
          <w:tblPrExChange w:id="977" w:author="Christopher J. Patrick" w:date="2020-04-30T17:05:00Z">
            <w:tblPrEx>
              <w:tblW w:w="8645" w:type="dxa"/>
            </w:tblPrEx>
          </w:tblPrExChange>
        </w:tblPrEx>
        <w:trPr>
          <w:trHeight w:val="300"/>
          <w:trPrChange w:id="978"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979" w:author="Christopher J. Patrick" w:date="2020-04-30T17:05:00Z">
              <w:tcPr>
                <w:tcW w:w="3461" w:type="dxa"/>
                <w:hideMark/>
              </w:tcPr>
            </w:tcPrChange>
          </w:tcPr>
          <w:p w14:paraId="1CFF93E7" w14:textId="77777777" w:rsidR="001C3136" w:rsidRPr="00CB5BCC" w:rsidRDefault="001C3136" w:rsidP="001C3136">
            <w:pPr>
              <w:contextualSpacing/>
              <w:rPr>
                <w:b w:val="0"/>
                <w:bCs w:val="0"/>
                <w:sz w:val="20"/>
                <w:szCs w:val="20"/>
              </w:rPr>
            </w:pPr>
            <w:r w:rsidRPr="00CB5BCC">
              <w:rPr>
                <w:b w:val="0"/>
                <w:bCs w:val="0"/>
                <w:sz w:val="20"/>
                <w:szCs w:val="20"/>
              </w:rPr>
              <w:lastRenderedPageBreak/>
              <w:t>DO</w:t>
            </w:r>
          </w:p>
        </w:tc>
        <w:tc>
          <w:tcPr>
            <w:tcW w:w="0" w:type="dxa"/>
            <w:hideMark/>
            <w:tcPrChange w:id="980" w:author="Christopher J. Patrick" w:date="2020-04-30T17:05:00Z">
              <w:tcPr>
                <w:tcW w:w="933" w:type="dxa"/>
                <w:hideMark/>
              </w:tcPr>
            </w:tcPrChange>
          </w:tcPr>
          <w:p w14:paraId="13D9BC3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2.29</w:t>
            </w:r>
          </w:p>
        </w:tc>
        <w:tc>
          <w:tcPr>
            <w:tcW w:w="0" w:type="dxa"/>
            <w:hideMark/>
            <w:tcPrChange w:id="981" w:author="Christopher J. Patrick" w:date="2020-04-30T17:05:00Z">
              <w:tcPr>
                <w:tcW w:w="494" w:type="dxa"/>
                <w:hideMark/>
              </w:tcPr>
            </w:tcPrChange>
          </w:tcPr>
          <w:p w14:paraId="231665C5"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982" w:author="Christopher J. Patrick" w:date="2020-04-30T17:05:00Z">
              <w:tcPr>
                <w:tcW w:w="666" w:type="dxa"/>
                <w:hideMark/>
              </w:tcPr>
            </w:tcPrChange>
          </w:tcPr>
          <w:p w14:paraId="2D4AFD9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0.04</w:t>
            </w:r>
          </w:p>
        </w:tc>
        <w:tc>
          <w:tcPr>
            <w:tcW w:w="0" w:type="dxa"/>
            <w:hideMark/>
            <w:tcPrChange w:id="983" w:author="Christopher J. Patrick" w:date="2020-04-30T17:05:00Z">
              <w:tcPr>
                <w:tcW w:w="1144" w:type="dxa"/>
                <w:hideMark/>
              </w:tcPr>
            </w:tcPrChange>
          </w:tcPr>
          <w:p w14:paraId="30EFB7E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0.34</w:t>
            </w:r>
          </w:p>
        </w:tc>
        <w:tc>
          <w:tcPr>
            <w:tcW w:w="0" w:type="dxa"/>
            <w:hideMark/>
            <w:tcPrChange w:id="984" w:author="Christopher J. Patrick" w:date="2020-04-30T17:05:00Z">
              <w:tcPr>
                <w:tcW w:w="1055" w:type="dxa"/>
                <w:hideMark/>
              </w:tcPr>
            </w:tcPrChange>
          </w:tcPr>
          <w:p w14:paraId="776F63F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0.57</w:t>
            </w:r>
          </w:p>
        </w:tc>
        <w:tc>
          <w:tcPr>
            <w:tcW w:w="0" w:type="dxa"/>
            <w:tcPrChange w:id="985" w:author="Christopher J. Patrick" w:date="2020-04-30T17:05:00Z">
              <w:tcPr>
                <w:tcW w:w="892" w:type="dxa"/>
              </w:tcPr>
            </w:tcPrChange>
          </w:tcPr>
          <w:p w14:paraId="075B2ABE" w14:textId="5C34E449"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986" w:author="Christopher J. Patrick" w:date="2020-04-30T17:05:00Z">
              <w:r w:rsidRPr="00CB5BCC" w:rsidDel="00986574">
                <w:rPr>
                  <w:sz w:val="20"/>
                  <w:szCs w:val="20"/>
                </w:rPr>
                <w:delText xml:space="preserve"> </w:delText>
              </w:r>
            </w:del>
          </w:p>
        </w:tc>
      </w:tr>
      <w:tr w:rsidR="001C3136" w:rsidRPr="00CB5BCC" w14:paraId="7A097FD2" w14:textId="77777777" w:rsidTr="00986574">
        <w:tblPrEx>
          <w:tblW w:w="8645" w:type="dxa"/>
          <w:tblPrExChange w:id="987"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988"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989" w:author="Christopher J. Patrick" w:date="2020-04-30T17:05:00Z">
              <w:tcPr>
                <w:tcW w:w="3461" w:type="dxa"/>
                <w:hideMark/>
              </w:tcPr>
            </w:tcPrChange>
          </w:tcPr>
          <w:p w14:paraId="7E55CBA3"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proofErr w:type="gramStart"/>
            <w:r w:rsidRPr="00CB5BCC">
              <w:rPr>
                <w:b w:val="0"/>
                <w:bCs w:val="0"/>
                <w:sz w:val="20"/>
                <w:szCs w:val="20"/>
              </w:rPr>
              <w:t>ln(</w:t>
            </w:r>
            <w:proofErr w:type="gramEnd"/>
            <w:r w:rsidRPr="00CB5BCC">
              <w:rPr>
                <w:b w:val="0"/>
                <w:bCs w:val="0"/>
                <w:sz w:val="20"/>
                <w:szCs w:val="20"/>
              </w:rPr>
              <w:t>Cond)</w:t>
            </w:r>
          </w:p>
        </w:tc>
        <w:tc>
          <w:tcPr>
            <w:tcW w:w="0" w:type="dxa"/>
            <w:hideMark/>
            <w:tcPrChange w:id="990" w:author="Christopher J. Patrick" w:date="2020-04-30T17:05:00Z">
              <w:tcPr>
                <w:tcW w:w="933" w:type="dxa"/>
                <w:hideMark/>
              </w:tcPr>
            </w:tcPrChange>
          </w:tcPr>
          <w:p w14:paraId="3C72258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-15.18</w:t>
            </w:r>
          </w:p>
        </w:tc>
        <w:tc>
          <w:tcPr>
            <w:tcW w:w="0" w:type="dxa"/>
            <w:hideMark/>
            <w:tcPrChange w:id="991" w:author="Christopher J. Patrick" w:date="2020-04-30T17:05:00Z">
              <w:tcPr>
                <w:tcW w:w="494" w:type="dxa"/>
                <w:hideMark/>
              </w:tcPr>
            </w:tcPrChange>
          </w:tcPr>
          <w:p w14:paraId="02166285"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992" w:author="Christopher J. Patrick" w:date="2020-04-30T17:05:00Z">
              <w:tcPr>
                <w:tcW w:w="666" w:type="dxa"/>
                <w:hideMark/>
              </w:tcPr>
            </w:tcPrChange>
          </w:tcPr>
          <w:p w14:paraId="2FCE3DD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0.62</w:t>
            </w:r>
          </w:p>
        </w:tc>
        <w:tc>
          <w:tcPr>
            <w:tcW w:w="0" w:type="dxa"/>
            <w:hideMark/>
            <w:tcPrChange w:id="993" w:author="Christopher J. Patrick" w:date="2020-04-30T17:05:00Z">
              <w:tcPr>
                <w:tcW w:w="1144" w:type="dxa"/>
                <w:hideMark/>
              </w:tcPr>
            </w:tcPrChange>
          </w:tcPr>
          <w:p w14:paraId="162648E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12.82</w:t>
            </w:r>
          </w:p>
        </w:tc>
        <w:tc>
          <w:tcPr>
            <w:tcW w:w="0" w:type="dxa"/>
            <w:hideMark/>
            <w:tcPrChange w:id="994" w:author="Christopher J. Patrick" w:date="2020-04-30T17:05:00Z">
              <w:tcPr>
                <w:tcW w:w="1055" w:type="dxa"/>
                <w:hideMark/>
              </w:tcPr>
            </w:tcPrChange>
          </w:tcPr>
          <w:p w14:paraId="55C8A04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0.01</w:t>
            </w:r>
          </w:p>
        </w:tc>
        <w:tc>
          <w:tcPr>
            <w:tcW w:w="0" w:type="dxa"/>
            <w:tcPrChange w:id="995" w:author="Christopher J. Patrick" w:date="2020-04-30T17:05:00Z">
              <w:tcPr>
                <w:tcW w:w="892" w:type="dxa"/>
              </w:tcPr>
            </w:tcPrChange>
          </w:tcPr>
          <w:p w14:paraId="0CBAEC57" w14:textId="7426B86E"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996" w:author="Christopher J. Patrick" w:date="2020-04-30T17:05:00Z">
              <w:r w:rsidRPr="00CB5BCC" w:rsidDel="00986574">
                <w:rPr>
                  <w:sz w:val="20"/>
                  <w:szCs w:val="20"/>
                </w:rPr>
                <w:delText>*</w:delText>
              </w:r>
            </w:del>
          </w:p>
        </w:tc>
      </w:tr>
      <w:tr w:rsidR="001C3136" w:rsidRPr="00CB5BCC" w14:paraId="601F6C6F" w14:textId="77777777" w:rsidTr="00986574">
        <w:tblPrEx>
          <w:tblW w:w="8645" w:type="dxa"/>
          <w:tblPrExChange w:id="997" w:author="Christopher J. Patrick" w:date="2020-04-30T17:05:00Z">
            <w:tblPrEx>
              <w:tblW w:w="8645" w:type="dxa"/>
            </w:tblPrEx>
          </w:tblPrExChange>
        </w:tblPrEx>
        <w:trPr>
          <w:trHeight w:val="300"/>
          <w:trPrChange w:id="998"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999" w:author="Christopher J. Patrick" w:date="2020-04-30T17:05:00Z">
              <w:tcPr>
                <w:tcW w:w="3461" w:type="dxa"/>
                <w:hideMark/>
              </w:tcPr>
            </w:tcPrChange>
          </w:tcPr>
          <w:p w14:paraId="5979A0A9" w14:textId="77777777" w:rsidR="001C3136" w:rsidRPr="00CB5BCC" w:rsidRDefault="001C3136" w:rsidP="001C3136">
            <w:pPr>
              <w:contextualSpacing/>
              <w:rPr>
                <w:b w:val="0"/>
                <w:bCs w:val="0"/>
                <w:sz w:val="20"/>
                <w:szCs w:val="20"/>
              </w:rPr>
            </w:pPr>
            <w:proofErr w:type="gramStart"/>
            <w:r w:rsidRPr="00CB5BCC">
              <w:rPr>
                <w:b w:val="0"/>
                <w:bCs w:val="0"/>
                <w:sz w:val="20"/>
                <w:szCs w:val="20"/>
              </w:rPr>
              <w:t>Ln(</w:t>
            </w:r>
            <w:proofErr w:type="gramEnd"/>
            <w:r w:rsidRPr="00CB5BCC">
              <w:rPr>
                <w:b w:val="0"/>
                <w:bCs w:val="0"/>
                <w:sz w:val="20"/>
                <w:szCs w:val="20"/>
              </w:rPr>
              <w:t>NO3-)</w:t>
            </w:r>
          </w:p>
        </w:tc>
        <w:tc>
          <w:tcPr>
            <w:tcW w:w="0" w:type="dxa"/>
            <w:hideMark/>
            <w:tcPrChange w:id="1000" w:author="Christopher J. Patrick" w:date="2020-04-30T17:05:00Z">
              <w:tcPr>
                <w:tcW w:w="933" w:type="dxa"/>
                <w:hideMark/>
              </w:tcPr>
            </w:tcPrChange>
          </w:tcPr>
          <w:p w14:paraId="2A15598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3.82</w:t>
            </w:r>
          </w:p>
        </w:tc>
        <w:tc>
          <w:tcPr>
            <w:tcW w:w="0" w:type="dxa"/>
            <w:hideMark/>
            <w:tcPrChange w:id="1001" w:author="Christopher J. Patrick" w:date="2020-04-30T17:05:00Z">
              <w:tcPr>
                <w:tcW w:w="494" w:type="dxa"/>
                <w:hideMark/>
              </w:tcPr>
            </w:tcPrChange>
          </w:tcPr>
          <w:p w14:paraId="1018334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1002" w:author="Christopher J. Patrick" w:date="2020-04-30T17:05:00Z">
              <w:tcPr>
                <w:tcW w:w="666" w:type="dxa"/>
                <w:hideMark/>
              </w:tcPr>
            </w:tcPrChange>
          </w:tcPr>
          <w:p w14:paraId="0B73530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0.03</w:t>
            </w:r>
          </w:p>
        </w:tc>
        <w:tc>
          <w:tcPr>
            <w:tcW w:w="0" w:type="dxa"/>
            <w:hideMark/>
            <w:tcPrChange w:id="1003" w:author="Christopher J. Patrick" w:date="2020-04-30T17:05:00Z">
              <w:tcPr>
                <w:tcW w:w="1144" w:type="dxa"/>
                <w:hideMark/>
              </w:tcPr>
            </w:tcPrChange>
          </w:tcPr>
          <w:p w14:paraId="6245FF0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0.29</w:t>
            </w:r>
          </w:p>
        </w:tc>
        <w:tc>
          <w:tcPr>
            <w:tcW w:w="0" w:type="dxa"/>
            <w:hideMark/>
            <w:tcPrChange w:id="1004" w:author="Christopher J. Patrick" w:date="2020-04-30T17:05:00Z">
              <w:tcPr>
                <w:tcW w:w="1055" w:type="dxa"/>
                <w:hideMark/>
              </w:tcPr>
            </w:tcPrChange>
          </w:tcPr>
          <w:p w14:paraId="3255793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0.6</w:t>
            </w:r>
          </w:p>
        </w:tc>
        <w:tc>
          <w:tcPr>
            <w:tcW w:w="0" w:type="dxa"/>
            <w:tcPrChange w:id="1005" w:author="Christopher J. Patrick" w:date="2020-04-30T17:05:00Z">
              <w:tcPr>
                <w:tcW w:w="892" w:type="dxa"/>
              </w:tcPr>
            </w:tcPrChange>
          </w:tcPr>
          <w:p w14:paraId="14176236" w14:textId="0C7E5418"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1006" w:author="Christopher J. Patrick" w:date="2020-04-30T17:05:00Z">
              <w:r w:rsidRPr="00CB5BCC" w:rsidDel="00986574">
                <w:rPr>
                  <w:sz w:val="20"/>
                  <w:szCs w:val="20"/>
                </w:rPr>
                <w:delText xml:space="preserve"> </w:delText>
              </w:r>
            </w:del>
          </w:p>
        </w:tc>
      </w:tr>
      <w:tr w:rsidR="001C3136" w:rsidRPr="00CB5BCC" w14:paraId="4349E0E8" w14:textId="77777777" w:rsidTr="00986574">
        <w:tblPrEx>
          <w:tblW w:w="8645" w:type="dxa"/>
          <w:tblPrExChange w:id="1007"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08"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009" w:author="Christopher J. Patrick" w:date="2020-04-30T17:05:00Z">
              <w:tcPr>
                <w:tcW w:w="3461" w:type="dxa"/>
                <w:hideMark/>
              </w:tcPr>
            </w:tcPrChange>
          </w:tcPr>
          <w:p w14:paraId="308FCEB8"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r w:rsidRPr="00CB5BCC">
              <w:rPr>
                <w:b w:val="0"/>
                <w:bCs w:val="0"/>
                <w:sz w:val="20"/>
                <w:szCs w:val="20"/>
              </w:rPr>
              <w:t>NH4+</w:t>
            </w:r>
          </w:p>
        </w:tc>
        <w:tc>
          <w:tcPr>
            <w:tcW w:w="0" w:type="dxa"/>
            <w:hideMark/>
            <w:tcPrChange w:id="1010" w:author="Christopher J. Patrick" w:date="2020-04-30T17:05:00Z">
              <w:tcPr>
                <w:tcW w:w="933" w:type="dxa"/>
                <w:hideMark/>
              </w:tcPr>
            </w:tcPrChange>
          </w:tcPr>
          <w:p w14:paraId="17FA2E0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-150.58</w:t>
            </w:r>
          </w:p>
        </w:tc>
        <w:tc>
          <w:tcPr>
            <w:tcW w:w="0" w:type="dxa"/>
            <w:hideMark/>
            <w:tcPrChange w:id="1011" w:author="Christopher J. Patrick" w:date="2020-04-30T17:05:00Z">
              <w:tcPr>
                <w:tcW w:w="494" w:type="dxa"/>
                <w:hideMark/>
              </w:tcPr>
            </w:tcPrChange>
          </w:tcPr>
          <w:p w14:paraId="73C3A8F0"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1012" w:author="Christopher J. Patrick" w:date="2020-04-30T17:05:00Z">
              <w:tcPr>
                <w:tcW w:w="666" w:type="dxa"/>
                <w:hideMark/>
              </w:tcPr>
            </w:tcPrChange>
          </w:tcPr>
          <w:p w14:paraId="3434F17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0.23</w:t>
            </w:r>
          </w:p>
        </w:tc>
        <w:tc>
          <w:tcPr>
            <w:tcW w:w="0" w:type="dxa"/>
            <w:hideMark/>
            <w:tcPrChange w:id="1013" w:author="Christopher J. Patrick" w:date="2020-04-30T17:05:00Z">
              <w:tcPr>
                <w:tcW w:w="1144" w:type="dxa"/>
                <w:hideMark/>
              </w:tcPr>
            </w:tcPrChange>
          </w:tcPr>
          <w:p w14:paraId="6E1FC92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2.41</w:t>
            </w:r>
          </w:p>
        </w:tc>
        <w:tc>
          <w:tcPr>
            <w:tcW w:w="0" w:type="dxa"/>
            <w:hideMark/>
            <w:tcPrChange w:id="1014" w:author="Christopher J. Patrick" w:date="2020-04-30T17:05:00Z">
              <w:tcPr>
                <w:tcW w:w="1055" w:type="dxa"/>
                <w:hideMark/>
              </w:tcPr>
            </w:tcPrChange>
          </w:tcPr>
          <w:p w14:paraId="5473D69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0.16</w:t>
            </w:r>
          </w:p>
        </w:tc>
        <w:tc>
          <w:tcPr>
            <w:tcW w:w="0" w:type="dxa"/>
            <w:tcPrChange w:id="1015" w:author="Christopher J. Patrick" w:date="2020-04-30T17:05:00Z">
              <w:tcPr>
                <w:tcW w:w="892" w:type="dxa"/>
              </w:tcPr>
            </w:tcPrChange>
          </w:tcPr>
          <w:p w14:paraId="7AFC7CBA" w14:textId="656CC135"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1016" w:author="Christopher J. Patrick" w:date="2020-04-30T17:05:00Z">
              <w:r w:rsidRPr="00CB5BCC" w:rsidDel="00986574">
                <w:rPr>
                  <w:sz w:val="20"/>
                  <w:szCs w:val="20"/>
                </w:rPr>
                <w:delText xml:space="preserve"> </w:delText>
              </w:r>
            </w:del>
          </w:p>
        </w:tc>
      </w:tr>
      <w:tr w:rsidR="001C3136" w:rsidRPr="00CB5BCC" w14:paraId="1E706A2A" w14:textId="77777777" w:rsidTr="00986574">
        <w:tblPrEx>
          <w:tblW w:w="8645" w:type="dxa"/>
          <w:tblPrExChange w:id="1017" w:author="Christopher J. Patrick" w:date="2020-04-30T17:05:00Z">
            <w:tblPrEx>
              <w:tblW w:w="8645" w:type="dxa"/>
            </w:tblPrEx>
          </w:tblPrExChange>
        </w:tblPrEx>
        <w:trPr>
          <w:trHeight w:val="300"/>
          <w:trPrChange w:id="1018"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019" w:author="Christopher J. Patrick" w:date="2020-04-30T17:05:00Z">
              <w:tcPr>
                <w:tcW w:w="3461" w:type="dxa"/>
                <w:hideMark/>
              </w:tcPr>
            </w:tcPrChange>
          </w:tcPr>
          <w:p w14:paraId="04460F82" w14:textId="77777777" w:rsidR="001C3136" w:rsidRPr="00CB5BCC" w:rsidRDefault="001C3136" w:rsidP="001C3136">
            <w:pPr>
              <w:contextualSpacing/>
              <w:rPr>
                <w:b w:val="0"/>
                <w:bCs w:val="0"/>
                <w:sz w:val="20"/>
                <w:szCs w:val="20"/>
              </w:rPr>
            </w:pPr>
            <w:r w:rsidRPr="00CB5BCC">
              <w:rPr>
                <w:b w:val="0"/>
                <w:bCs w:val="0"/>
                <w:sz w:val="20"/>
                <w:szCs w:val="20"/>
              </w:rPr>
              <w:t>PET</w:t>
            </w:r>
          </w:p>
        </w:tc>
        <w:tc>
          <w:tcPr>
            <w:tcW w:w="0" w:type="dxa"/>
            <w:hideMark/>
            <w:tcPrChange w:id="1020" w:author="Christopher J. Patrick" w:date="2020-04-30T17:05:00Z">
              <w:tcPr>
                <w:tcW w:w="933" w:type="dxa"/>
                <w:hideMark/>
              </w:tcPr>
            </w:tcPrChange>
          </w:tcPr>
          <w:p w14:paraId="0ECD9EE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-0.53</w:t>
            </w:r>
          </w:p>
        </w:tc>
        <w:tc>
          <w:tcPr>
            <w:tcW w:w="0" w:type="dxa"/>
            <w:hideMark/>
            <w:tcPrChange w:id="1021" w:author="Christopher J. Patrick" w:date="2020-04-30T17:05:00Z">
              <w:tcPr>
                <w:tcW w:w="494" w:type="dxa"/>
                <w:hideMark/>
              </w:tcPr>
            </w:tcPrChange>
          </w:tcPr>
          <w:p w14:paraId="0156ECD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1022" w:author="Christopher J. Patrick" w:date="2020-04-30T17:05:00Z">
              <w:tcPr>
                <w:tcW w:w="666" w:type="dxa"/>
                <w:hideMark/>
              </w:tcPr>
            </w:tcPrChange>
          </w:tcPr>
          <w:p w14:paraId="7EC9193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0.87</w:t>
            </w:r>
          </w:p>
        </w:tc>
        <w:tc>
          <w:tcPr>
            <w:tcW w:w="0" w:type="dxa"/>
            <w:hideMark/>
            <w:tcPrChange w:id="1023" w:author="Christopher J. Patrick" w:date="2020-04-30T17:05:00Z">
              <w:tcPr>
                <w:tcW w:w="1144" w:type="dxa"/>
                <w:hideMark/>
              </w:tcPr>
            </w:tcPrChange>
          </w:tcPr>
          <w:p w14:paraId="03DA6C9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52.49</w:t>
            </w:r>
          </w:p>
        </w:tc>
        <w:tc>
          <w:tcPr>
            <w:tcW w:w="0" w:type="dxa"/>
            <w:hideMark/>
            <w:tcPrChange w:id="1024" w:author="Christopher J. Patrick" w:date="2020-04-30T17:05:00Z">
              <w:tcPr>
                <w:tcW w:w="1055" w:type="dxa"/>
                <w:hideMark/>
              </w:tcPr>
            </w:tcPrChange>
          </w:tcPr>
          <w:p w14:paraId="6D85A99C" w14:textId="4D8D90A8"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1025" w:author="Christopher J. Patrick" w:date="2020-04-30T17:05:00Z">
              <w:r w:rsidRPr="00CB5BCC" w:rsidDel="00986574">
                <w:rPr>
                  <w:sz w:val="20"/>
                  <w:szCs w:val="20"/>
                </w:rPr>
                <w:delText>8.90E-05</w:delText>
              </w:r>
            </w:del>
            <w:ins w:id="1026" w:author="Christopher J. Patrick" w:date="2020-04-30T17:05:00Z">
              <w:r w:rsidR="00986574">
                <w:rPr>
                  <w:sz w:val="20"/>
                  <w:szCs w:val="20"/>
                </w:rPr>
                <w:t>&lt; 0.001</w:t>
              </w:r>
            </w:ins>
          </w:p>
        </w:tc>
        <w:tc>
          <w:tcPr>
            <w:tcW w:w="0" w:type="dxa"/>
            <w:tcPrChange w:id="1027" w:author="Christopher J. Patrick" w:date="2020-04-30T17:05:00Z">
              <w:tcPr>
                <w:tcW w:w="892" w:type="dxa"/>
              </w:tcPr>
            </w:tcPrChange>
          </w:tcPr>
          <w:p w14:paraId="3BC8B910" w14:textId="183CF9B4"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1028" w:author="Christopher J. Patrick" w:date="2020-04-30T17:05:00Z">
              <w:r w:rsidRPr="00CB5BCC" w:rsidDel="00986574">
                <w:rPr>
                  <w:sz w:val="20"/>
                  <w:szCs w:val="20"/>
                </w:rPr>
                <w:delText>*</w:delText>
              </w:r>
            </w:del>
          </w:p>
        </w:tc>
      </w:tr>
      <w:tr w:rsidR="001C3136" w:rsidRPr="00CB5BCC" w14:paraId="6CBEADF5" w14:textId="77777777" w:rsidTr="00986574">
        <w:tblPrEx>
          <w:tblW w:w="8645" w:type="dxa"/>
          <w:tblPrExChange w:id="1029"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30"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031" w:author="Christopher J. Patrick" w:date="2020-04-30T17:05:00Z">
              <w:tcPr>
                <w:tcW w:w="3461" w:type="dxa"/>
                <w:hideMark/>
              </w:tcPr>
            </w:tcPrChange>
          </w:tcPr>
          <w:p w14:paraId="59A58E72"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r w:rsidRPr="00CB5BCC">
              <w:rPr>
                <w:b w:val="0"/>
                <w:bCs w:val="0"/>
                <w:sz w:val="20"/>
                <w:szCs w:val="20"/>
              </w:rPr>
              <w:t>pH</w:t>
            </w:r>
          </w:p>
        </w:tc>
        <w:tc>
          <w:tcPr>
            <w:tcW w:w="0" w:type="dxa"/>
            <w:hideMark/>
            <w:tcPrChange w:id="1032" w:author="Christopher J. Patrick" w:date="2020-04-30T17:05:00Z">
              <w:tcPr>
                <w:tcW w:w="933" w:type="dxa"/>
                <w:hideMark/>
              </w:tcPr>
            </w:tcPrChange>
          </w:tcPr>
          <w:p w14:paraId="3F56864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-9.95</w:t>
            </w:r>
          </w:p>
        </w:tc>
        <w:tc>
          <w:tcPr>
            <w:tcW w:w="0" w:type="dxa"/>
            <w:hideMark/>
            <w:tcPrChange w:id="1033" w:author="Christopher J. Patrick" w:date="2020-04-30T17:05:00Z">
              <w:tcPr>
                <w:tcW w:w="494" w:type="dxa"/>
                <w:hideMark/>
              </w:tcPr>
            </w:tcPrChange>
          </w:tcPr>
          <w:p w14:paraId="756B1E7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1034" w:author="Christopher J. Patrick" w:date="2020-04-30T17:05:00Z">
              <w:tcPr>
                <w:tcW w:w="666" w:type="dxa"/>
                <w:hideMark/>
              </w:tcPr>
            </w:tcPrChange>
          </w:tcPr>
          <w:p w14:paraId="297CF46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0.04</w:t>
            </w:r>
          </w:p>
        </w:tc>
        <w:tc>
          <w:tcPr>
            <w:tcW w:w="0" w:type="dxa"/>
            <w:hideMark/>
            <w:tcPrChange w:id="1035" w:author="Christopher J. Patrick" w:date="2020-04-30T17:05:00Z">
              <w:tcPr>
                <w:tcW w:w="1144" w:type="dxa"/>
                <w:hideMark/>
              </w:tcPr>
            </w:tcPrChange>
          </w:tcPr>
          <w:p w14:paraId="39B800C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0.34</w:t>
            </w:r>
          </w:p>
        </w:tc>
        <w:tc>
          <w:tcPr>
            <w:tcW w:w="0" w:type="dxa"/>
            <w:hideMark/>
            <w:tcPrChange w:id="1036" w:author="Christopher J. Patrick" w:date="2020-04-30T17:05:00Z">
              <w:tcPr>
                <w:tcW w:w="1055" w:type="dxa"/>
                <w:hideMark/>
              </w:tcPr>
            </w:tcPrChange>
          </w:tcPr>
          <w:p w14:paraId="6302E6C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0.58</w:t>
            </w:r>
          </w:p>
        </w:tc>
        <w:tc>
          <w:tcPr>
            <w:tcW w:w="0" w:type="dxa"/>
            <w:tcPrChange w:id="1037" w:author="Christopher J. Patrick" w:date="2020-04-30T17:05:00Z">
              <w:tcPr>
                <w:tcW w:w="892" w:type="dxa"/>
              </w:tcPr>
            </w:tcPrChange>
          </w:tcPr>
          <w:p w14:paraId="015D20C4" w14:textId="764433FF"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1038" w:author="Christopher J. Patrick" w:date="2020-04-30T17:05:00Z">
              <w:r w:rsidRPr="00CB5BCC" w:rsidDel="00986574">
                <w:rPr>
                  <w:sz w:val="20"/>
                  <w:szCs w:val="20"/>
                </w:rPr>
                <w:delText xml:space="preserve"> </w:delText>
              </w:r>
            </w:del>
          </w:p>
        </w:tc>
      </w:tr>
      <w:tr w:rsidR="001C3136" w:rsidRPr="00CB5BCC" w14:paraId="6FEDBE87" w14:textId="77777777" w:rsidTr="00986574">
        <w:tblPrEx>
          <w:tblW w:w="8645" w:type="dxa"/>
          <w:tblPrExChange w:id="1039" w:author="Christopher J. Patrick" w:date="2020-04-30T17:05:00Z">
            <w:tblPrEx>
              <w:tblW w:w="8645" w:type="dxa"/>
            </w:tblPrEx>
          </w:tblPrExChange>
        </w:tblPrEx>
        <w:trPr>
          <w:trHeight w:val="300"/>
          <w:trPrChange w:id="1040"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041" w:author="Christopher J. Patrick" w:date="2020-04-30T17:05:00Z">
              <w:tcPr>
                <w:tcW w:w="3461" w:type="dxa"/>
                <w:hideMark/>
              </w:tcPr>
            </w:tcPrChange>
          </w:tcPr>
          <w:p w14:paraId="6A247707" w14:textId="77777777" w:rsidR="001C3136" w:rsidRPr="00CB5BCC" w:rsidRDefault="001C3136" w:rsidP="001C3136">
            <w:pPr>
              <w:contextualSpacing/>
              <w:rPr>
                <w:b w:val="0"/>
                <w:bCs w:val="0"/>
                <w:sz w:val="20"/>
                <w:szCs w:val="20"/>
              </w:rPr>
            </w:pPr>
            <w:proofErr w:type="spellStart"/>
            <w:proofErr w:type="gramStart"/>
            <w:r w:rsidRPr="00CB5BCC">
              <w:rPr>
                <w:b w:val="0"/>
                <w:bCs w:val="0"/>
                <w:sz w:val="20"/>
                <w:szCs w:val="20"/>
              </w:rPr>
              <w:t>T.water</w:t>
            </w:r>
            <w:proofErr w:type="spellEnd"/>
            <w:proofErr w:type="gramEnd"/>
          </w:p>
        </w:tc>
        <w:tc>
          <w:tcPr>
            <w:tcW w:w="0" w:type="dxa"/>
            <w:hideMark/>
            <w:tcPrChange w:id="1042" w:author="Christopher J. Patrick" w:date="2020-04-30T17:05:00Z">
              <w:tcPr>
                <w:tcW w:w="933" w:type="dxa"/>
                <w:hideMark/>
              </w:tcPr>
            </w:tcPrChange>
          </w:tcPr>
          <w:p w14:paraId="13F749F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-3.28</w:t>
            </w:r>
          </w:p>
        </w:tc>
        <w:tc>
          <w:tcPr>
            <w:tcW w:w="0" w:type="dxa"/>
            <w:hideMark/>
            <w:tcPrChange w:id="1043" w:author="Christopher J. Patrick" w:date="2020-04-30T17:05:00Z">
              <w:tcPr>
                <w:tcW w:w="494" w:type="dxa"/>
                <w:hideMark/>
              </w:tcPr>
            </w:tcPrChange>
          </w:tcPr>
          <w:p w14:paraId="10DE782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1044" w:author="Christopher J. Patrick" w:date="2020-04-30T17:05:00Z">
              <w:tcPr>
                <w:tcW w:w="666" w:type="dxa"/>
                <w:hideMark/>
              </w:tcPr>
            </w:tcPrChange>
          </w:tcPr>
          <w:p w14:paraId="41B54D8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0.25</w:t>
            </w:r>
          </w:p>
        </w:tc>
        <w:tc>
          <w:tcPr>
            <w:tcW w:w="0" w:type="dxa"/>
            <w:hideMark/>
            <w:tcPrChange w:id="1045" w:author="Christopher J. Patrick" w:date="2020-04-30T17:05:00Z">
              <w:tcPr>
                <w:tcW w:w="1144" w:type="dxa"/>
                <w:hideMark/>
              </w:tcPr>
            </w:tcPrChange>
          </w:tcPr>
          <w:p w14:paraId="636D406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2.63</w:t>
            </w:r>
          </w:p>
        </w:tc>
        <w:tc>
          <w:tcPr>
            <w:tcW w:w="0" w:type="dxa"/>
            <w:hideMark/>
            <w:tcPrChange w:id="1046" w:author="Christopher J. Patrick" w:date="2020-04-30T17:05:00Z">
              <w:tcPr>
                <w:tcW w:w="1055" w:type="dxa"/>
                <w:hideMark/>
              </w:tcPr>
            </w:tcPrChange>
          </w:tcPr>
          <w:p w14:paraId="714CF7B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0.14</w:t>
            </w:r>
          </w:p>
        </w:tc>
        <w:tc>
          <w:tcPr>
            <w:tcW w:w="0" w:type="dxa"/>
            <w:tcPrChange w:id="1047" w:author="Christopher J. Patrick" w:date="2020-04-30T17:05:00Z">
              <w:tcPr>
                <w:tcW w:w="892" w:type="dxa"/>
              </w:tcPr>
            </w:tcPrChange>
          </w:tcPr>
          <w:p w14:paraId="30C77C06" w14:textId="318BB406"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1048" w:author="Christopher J. Patrick" w:date="2020-04-30T17:05:00Z">
              <w:r w:rsidRPr="00CB5BCC" w:rsidDel="00986574">
                <w:rPr>
                  <w:sz w:val="20"/>
                  <w:szCs w:val="20"/>
                </w:rPr>
                <w:delText xml:space="preserve"> </w:delText>
              </w:r>
            </w:del>
          </w:p>
        </w:tc>
      </w:tr>
      <w:tr w:rsidR="001C3136" w:rsidRPr="00CB5BCC" w14:paraId="54513845" w14:textId="77777777" w:rsidTr="00986574">
        <w:tblPrEx>
          <w:tblW w:w="8645" w:type="dxa"/>
          <w:tblPrExChange w:id="1049"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50"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051" w:author="Christopher J. Patrick" w:date="2020-04-30T17:05:00Z">
              <w:tcPr>
                <w:tcW w:w="3461" w:type="dxa"/>
                <w:hideMark/>
              </w:tcPr>
            </w:tcPrChange>
          </w:tcPr>
          <w:p w14:paraId="0EB344C5"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r w:rsidRPr="00CB5BCC">
              <w:rPr>
                <w:b w:val="0"/>
                <w:bCs w:val="0"/>
                <w:sz w:val="20"/>
                <w:szCs w:val="20"/>
              </w:rPr>
              <w:t>Turbidity</w:t>
            </w:r>
          </w:p>
        </w:tc>
        <w:tc>
          <w:tcPr>
            <w:tcW w:w="0" w:type="dxa"/>
            <w:hideMark/>
            <w:tcPrChange w:id="1052" w:author="Christopher J. Patrick" w:date="2020-04-30T17:05:00Z">
              <w:tcPr>
                <w:tcW w:w="933" w:type="dxa"/>
                <w:hideMark/>
              </w:tcPr>
            </w:tcPrChange>
          </w:tcPr>
          <w:p w14:paraId="0E61F9A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1.03</w:t>
            </w:r>
          </w:p>
        </w:tc>
        <w:tc>
          <w:tcPr>
            <w:tcW w:w="0" w:type="dxa"/>
            <w:hideMark/>
            <w:tcPrChange w:id="1053" w:author="Christopher J. Patrick" w:date="2020-04-30T17:05:00Z">
              <w:tcPr>
                <w:tcW w:w="494" w:type="dxa"/>
                <w:hideMark/>
              </w:tcPr>
            </w:tcPrChange>
          </w:tcPr>
          <w:p w14:paraId="5FB27AF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1054" w:author="Christopher J. Patrick" w:date="2020-04-30T17:05:00Z">
              <w:tcPr>
                <w:tcW w:w="666" w:type="dxa"/>
                <w:hideMark/>
              </w:tcPr>
            </w:tcPrChange>
          </w:tcPr>
          <w:p w14:paraId="5D23472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0.27</w:t>
            </w:r>
          </w:p>
        </w:tc>
        <w:tc>
          <w:tcPr>
            <w:tcW w:w="0" w:type="dxa"/>
            <w:hideMark/>
            <w:tcPrChange w:id="1055" w:author="Christopher J. Patrick" w:date="2020-04-30T17:05:00Z">
              <w:tcPr>
                <w:tcW w:w="1144" w:type="dxa"/>
                <w:hideMark/>
              </w:tcPr>
            </w:tcPrChange>
          </w:tcPr>
          <w:p w14:paraId="2D6D16E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2.94</w:t>
            </w:r>
          </w:p>
        </w:tc>
        <w:tc>
          <w:tcPr>
            <w:tcW w:w="0" w:type="dxa"/>
            <w:hideMark/>
            <w:tcPrChange w:id="1056" w:author="Christopher J. Patrick" w:date="2020-04-30T17:05:00Z">
              <w:tcPr>
                <w:tcW w:w="1055" w:type="dxa"/>
                <w:hideMark/>
              </w:tcPr>
            </w:tcPrChange>
          </w:tcPr>
          <w:p w14:paraId="4D1397AB"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0.12</w:t>
            </w:r>
          </w:p>
        </w:tc>
        <w:tc>
          <w:tcPr>
            <w:tcW w:w="0" w:type="dxa"/>
            <w:tcPrChange w:id="1057" w:author="Christopher J. Patrick" w:date="2020-04-30T17:05:00Z">
              <w:tcPr>
                <w:tcW w:w="892" w:type="dxa"/>
              </w:tcPr>
            </w:tcPrChange>
          </w:tcPr>
          <w:p w14:paraId="03AE6479" w14:textId="578623B8"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1058" w:author="Christopher J. Patrick" w:date="2020-04-30T17:05:00Z">
              <w:r w:rsidRPr="00CB5BCC" w:rsidDel="00986574">
                <w:rPr>
                  <w:sz w:val="20"/>
                  <w:szCs w:val="20"/>
                </w:rPr>
                <w:delText xml:space="preserve"> </w:delText>
              </w:r>
            </w:del>
          </w:p>
        </w:tc>
      </w:tr>
      <w:tr w:rsidR="001C3136" w:rsidRPr="00CB5BCC" w14:paraId="207C3735" w14:textId="77777777" w:rsidTr="00986574">
        <w:tblPrEx>
          <w:tblW w:w="8645" w:type="dxa"/>
          <w:tblPrExChange w:id="1059" w:author="Christopher J. Patrick" w:date="2020-04-30T17:05:00Z">
            <w:tblPrEx>
              <w:tblW w:w="8645" w:type="dxa"/>
            </w:tblPrEx>
          </w:tblPrExChange>
        </w:tblPrEx>
        <w:trPr>
          <w:trHeight w:val="300"/>
          <w:trPrChange w:id="1060"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061" w:author="Christopher J. Patrick" w:date="2020-04-30T17:05:00Z">
              <w:tcPr>
                <w:tcW w:w="3461" w:type="dxa"/>
                <w:hideMark/>
              </w:tcPr>
            </w:tcPrChange>
          </w:tcPr>
          <w:p w14:paraId="4AE87F64" w14:textId="77777777" w:rsidR="001C3136" w:rsidRPr="00CB5BCC" w:rsidRDefault="001C3136" w:rsidP="001C3136">
            <w:pPr>
              <w:contextualSpacing/>
              <w:rPr>
                <w:b w:val="0"/>
                <w:bCs w:val="0"/>
                <w:sz w:val="20"/>
                <w:szCs w:val="20"/>
              </w:rPr>
            </w:pPr>
            <w:proofErr w:type="spellStart"/>
            <w:r w:rsidRPr="00CB5BCC">
              <w:rPr>
                <w:b w:val="0"/>
                <w:bCs w:val="0"/>
                <w:sz w:val="20"/>
                <w:szCs w:val="20"/>
              </w:rPr>
              <w:t>Bank.H</w:t>
            </w:r>
            <w:proofErr w:type="spellEnd"/>
          </w:p>
        </w:tc>
        <w:tc>
          <w:tcPr>
            <w:tcW w:w="0" w:type="dxa"/>
            <w:hideMark/>
            <w:tcPrChange w:id="1062" w:author="Christopher J. Patrick" w:date="2020-04-30T17:05:00Z">
              <w:tcPr>
                <w:tcW w:w="933" w:type="dxa"/>
                <w:hideMark/>
              </w:tcPr>
            </w:tcPrChange>
          </w:tcPr>
          <w:p w14:paraId="546BEE6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-14.13</w:t>
            </w:r>
          </w:p>
        </w:tc>
        <w:tc>
          <w:tcPr>
            <w:tcW w:w="0" w:type="dxa"/>
            <w:hideMark/>
            <w:tcPrChange w:id="1063" w:author="Christopher J. Patrick" w:date="2020-04-30T17:05:00Z">
              <w:tcPr>
                <w:tcW w:w="494" w:type="dxa"/>
                <w:hideMark/>
              </w:tcPr>
            </w:tcPrChange>
          </w:tcPr>
          <w:p w14:paraId="4BA4CAE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1064" w:author="Christopher J. Patrick" w:date="2020-04-30T17:05:00Z">
              <w:tcPr>
                <w:tcW w:w="666" w:type="dxa"/>
                <w:hideMark/>
              </w:tcPr>
            </w:tcPrChange>
          </w:tcPr>
          <w:p w14:paraId="0C095E6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0.02</w:t>
            </w:r>
          </w:p>
        </w:tc>
        <w:tc>
          <w:tcPr>
            <w:tcW w:w="0" w:type="dxa"/>
            <w:hideMark/>
            <w:tcPrChange w:id="1065" w:author="Christopher J. Patrick" w:date="2020-04-30T17:05:00Z">
              <w:tcPr>
                <w:tcW w:w="1144" w:type="dxa"/>
                <w:hideMark/>
              </w:tcPr>
            </w:tcPrChange>
          </w:tcPr>
          <w:p w14:paraId="5E76943D"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0.16</w:t>
            </w:r>
          </w:p>
        </w:tc>
        <w:tc>
          <w:tcPr>
            <w:tcW w:w="0" w:type="dxa"/>
            <w:hideMark/>
            <w:tcPrChange w:id="1066" w:author="Christopher J. Patrick" w:date="2020-04-30T17:05:00Z">
              <w:tcPr>
                <w:tcW w:w="1055" w:type="dxa"/>
                <w:hideMark/>
              </w:tcPr>
            </w:tcPrChange>
          </w:tcPr>
          <w:p w14:paraId="0621E2A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0.7</w:t>
            </w:r>
          </w:p>
        </w:tc>
        <w:tc>
          <w:tcPr>
            <w:tcW w:w="0" w:type="dxa"/>
            <w:tcPrChange w:id="1067" w:author="Christopher J. Patrick" w:date="2020-04-30T17:05:00Z">
              <w:tcPr>
                <w:tcW w:w="892" w:type="dxa"/>
              </w:tcPr>
            </w:tcPrChange>
          </w:tcPr>
          <w:p w14:paraId="5D019349" w14:textId="50152601"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1068" w:author="Christopher J. Patrick" w:date="2020-04-30T17:05:00Z">
              <w:r w:rsidRPr="00CB5BCC" w:rsidDel="00986574">
                <w:rPr>
                  <w:sz w:val="20"/>
                  <w:szCs w:val="20"/>
                </w:rPr>
                <w:delText xml:space="preserve"> </w:delText>
              </w:r>
            </w:del>
          </w:p>
        </w:tc>
      </w:tr>
      <w:tr w:rsidR="001C3136" w:rsidRPr="00CB5BCC" w14:paraId="6261C3B7" w14:textId="77777777" w:rsidTr="00986574">
        <w:tblPrEx>
          <w:tblW w:w="8645" w:type="dxa"/>
          <w:tblPrExChange w:id="1069"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70"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071" w:author="Christopher J. Patrick" w:date="2020-04-30T17:05:00Z">
              <w:tcPr>
                <w:tcW w:w="3461" w:type="dxa"/>
                <w:hideMark/>
              </w:tcPr>
            </w:tcPrChange>
          </w:tcPr>
          <w:p w14:paraId="585E9E01"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r w:rsidRPr="00CB5BCC">
              <w:rPr>
                <w:b w:val="0"/>
                <w:bCs w:val="0"/>
                <w:sz w:val="20"/>
                <w:szCs w:val="20"/>
              </w:rPr>
              <w:t>Canopy</w:t>
            </w:r>
          </w:p>
        </w:tc>
        <w:tc>
          <w:tcPr>
            <w:tcW w:w="0" w:type="dxa"/>
            <w:hideMark/>
            <w:tcPrChange w:id="1072" w:author="Christopher J. Patrick" w:date="2020-04-30T17:05:00Z">
              <w:tcPr>
                <w:tcW w:w="933" w:type="dxa"/>
                <w:hideMark/>
              </w:tcPr>
            </w:tcPrChange>
          </w:tcPr>
          <w:p w14:paraId="40E07D95"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w:t>
            </w:r>
          </w:p>
        </w:tc>
        <w:tc>
          <w:tcPr>
            <w:tcW w:w="0" w:type="dxa"/>
            <w:hideMark/>
            <w:tcPrChange w:id="1073" w:author="Christopher J. Patrick" w:date="2020-04-30T17:05:00Z">
              <w:tcPr>
                <w:tcW w:w="494" w:type="dxa"/>
                <w:hideMark/>
              </w:tcPr>
            </w:tcPrChange>
          </w:tcPr>
          <w:p w14:paraId="7F3E823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1074" w:author="Christopher J. Patrick" w:date="2020-04-30T17:05:00Z">
              <w:tcPr>
                <w:tcW w:w="666" w:type="dxa"/>
                <w:hideMark/>
              </w:tcPr>
            </w:tcPrChange>
          </w:tcPr>
          <w:p w14:paraId="1C163D9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0.23</w:t>
            </w:r>
          </w:p>
        </w:tc>
        <w:tc>
          <w:tcPr>
            <w:tcW w:w="0" w:type="dxa"/>
            <w:hideMark/>
            <w:tcPrChange w:id="1075" w:author="Christopher J. Patrick" w:date="2020-04-30T17:05:00Z">
              <w:tcPr>
                <w:tcW w:w="1144" w:type="dxa"/>
                <w:hideMark/>
              </w:tcPr>
            </w:tcPrChange>
          </w:tcPr>
          <w:p w14:paraId="1C4599F5"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2.43</w:t>
            </w:r>
          </w:p>
        </w:tc>
        <w:tc>
          <w:tcPr>
            <w:tcW w:w="0" w:type="dxa"/>
            <w:hideMark/>
            <w:tcPrChange w:id="1076" w:author="Christopher J. Patrick" w:date="2020-04-30T17:05:00Z">
              <w:tcPr>
                <w:tcW w:w="1055" w:type="dxa"/>
                <w:hideMark/>
              </w:tcPr>
            </w:tcPrChange>
          </w:tcPr>
          <w:p w14:paraId="3530062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0.16</w:t>
            </w:r>
          </w:p>
        </w:tc>
        <w:tc>
          <w:tcPr>
            <w:tcW w:w="0" w:type="dxa"/>
            <w:tcPrChange w:id="1077" w:author="Christopher J. Patrick" w:date="2020-04-30T17:05:00Z">
              <w:tcPr>
                <w:tcW w:w="892" w:type="dxa"/>
              </w:tcPr>
            </w:tcPrChange>
          </w:tcPr>
          <w:p w14:paraId="0E68B7D9" w14:textId="565FDE3C"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del w:id="1078" w:author="Christopher J. Patrick" w:date="2020-04-30T17:05:00Z">
              <w:r w:rsidRPr="00CB5BCC" w:rsidDel="00986574">
                <w:rPr>
                  <w:sz w:val="20"/>
                  <w:szCs w:val="20"/>
                </w:rPr>
                <w:delText xml:space="preserve"> </w:delText>
              </w:r>
            </w:del>
          </w:p>
        </w:tc>
      </w:tr>
      <w:tr w:rsidR="001C3136" w:rsidRPr="00CB5BCC" w14:paraId="7BB6C6D4" w14:textId="77777777" w:rsidTr="00986574">
        <w:tblPrEx>
          <w:tblW w:w="8645" w:type="dxa"/>
          <w:tblPrExChange w:id="1079" w:author="Christopher J. Patrick" w:date="2020-04-30T17:05:00Z">
            <w:tblPrEx>
              <w:tblW w:w="8645" w:type="dxa"/>
            </w:tblPrEx>
          </w:tblPrExChange>
        </w:tblPrEx>
        <w:trPr>
          <w:trHeight w:val="300"/>
          <w:trPrChange w:id="1080"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081" w:author="Christopher J. Patrick" w:date="2020-04-30T17:05:00Z">
              <w:tcPr>
                <w:tcW w:w="3461" w:type="dxa"/>
                <w:hideMark/>
              </w:tcPr>
            </w:tcPrChange>
          </w:tcPr>
          <w:p w14:paraId="5B9E330C" w14:textId="77777777" w:rsidR="001C3136" w:rsidRPr="00CB5BCC" w:rsidRDefault="001C3136" w:rsidP="001C3136">
            <w:pPr>
              <w:contextualSpacing/>
              <w:rPr>
                <w:b w:val="0"/>
                <w:bCs w:val="0"/>
                <w:sz w:val="20"/>
                <w:szCs w:val="20"/>
              </w:rPr>
            </w:pPr>
            <w:r w:rsidRPr="00CB5BCC">
              <w:rPr>
                <w:b w:val="0"/>
                <w:bCs w:val="0"/>
                <w:sz w:val="20"/>
                <w:szCs w:val="20"/>
              </w:rPr>
              <w:t>d50</w:t>
            </w:r>
          </w:p>
        </w:tc>
        <w:tc>
          <w:tcPr>
            <w:tcW w:w="0" w:type="dxa"/>
            <w:hideMark/>
            <w:tcPrChange w:id="1082" w:author="Christopher J. Patrick" w:date="2020-04-30T17:05:00Z">
              <w:tcPr>
                <w:tcW w:w="933" w:type="dxa"/>
                <w:hideMark/>
              </w:tcPr>
            </w:tcPrChange>
          </w:tcPr>
          <w:p w14:paraId="5F193EF4"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-0.06</w:t>
            </w:r>
          </w:p>
        </w:tc>
        <w:tc>
          <w:tcPr>
            <w:tcW w:w="0" w:type="dxa"/>
            <w:hideMark/>
            <w:tcPrChange w:id="1083" w:author="Christopher J. Patrick" w:date="2020-04-30T17:05:00Z">
              <w:tcPr>
                <w:tcW w:w="494" w:type="dxa"/>
                <w:hideMark/>
              </w:tcPr>
            </w:tcPrChange>
          </w:tcPr>
          <w:p w14:paraId="6691108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0" w:type="dxa"/>
            <w:hideMark/>
            <w:tcPrChange w:id="1084" w:author="Christopher J. Patrick" w:date="2020-04-30T17:05:00Z">
              <w:tcPr>
                <w:tcW w:w="666" w:type="dxa"/>
                <w:hideMark/>
              </w:tcPr>
            </w:tcPrChange>
          </w:tcPr>
          <w:p w14:paraId="6634B90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w:t>
            </w:r>
          </w:p>
        </w:tc>
        <w:tc>
          <w:tcPr>
            <w:tcW w:w="0" w:type="dxa"/>
            <w:hideMark/>
            <w:tcPrChange w:id="1085" w:author="Christopher J. Patrick" w:date="2020-04-30T17:05:00Z">
              <w:tcPr>
                <w:tcW w:w="1144" w:type="dxa"/>
                <w:hideMark/>
              </w:tcPr>
            </w:tcPrChange>
          </w:tcPr>
          <w:p w14:paraId="0FAA35A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0.01</w:t>
            </w:r>
          </w:p>
        </w:tc>
        <w:tc>
          <w:tcPr>
            <w:tcW w:w="0" w:type="dxa"/>
            <w:hideMark/>
            <w:tcPrChange w:id="1086" w:author="Christopher J. Patrick" w:date="2020-04-30T17:05:00Z">
              <w:tcPr>
                <w:tcW w:w="1055" w:type="dxa"/>
                <w:hideMark/>
              </w:tcPr>
            </w:tcPrChange>
          </w:tcPr>
          <w:p w14:paraId="0FD91CC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0.92</w:t>
            </w:r>
          </w:p>
        </w:tc>
        <w:tc>
          <w:tcPr>
            <w:tcW w:w="0" w:type="dxa"/>
            <w:tcPrChange w:id="1087" w:author="Christopher J. Patrick" w:date="2020-04-30T17:05:00Z">
              <w:tcPr>
                <w:tcW w:w="892" w:type="dxa"/>
              </w:tcPr>
            </w:tcPrChange>
          </w:tcPr>
          <w:p w14:paraId="1732320C" w14:textId="36DD96E3"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del w:id="1088" w:author="Christopher J. Patrick" w:date="2020-04-30T17:05:00Z">
              <w:r w:rsidRPr="00CB5BCC" w:rsidDel="00986574">
                <w:rPr>
                  <w:sz w:val="20"/>
                  <w:szCs w:val="20"/>
                </w:rPr>
                <w:delText xml:space="preserve"> </w:delText>
              </w:r>
            </w:del>
          </w:p>
        </w:tc>
      </w:tr>
      <w:tr w:rsidR="001C3136" w:rsidRPr="00CB5BCC" w14:paraId="236E9821" w14:textId="77777777" w:rsidTr="00986574">
        <w:tblPrEx>
          <w:tblW w:w="8645" w:type="dxa"/>
          <w:tblPrExChange w:id="1089" w:author="Christopher J. Patrick" w:date="2020-04-30T17:05:00Z">
            <w:tblPrEx>
              <w:tblW w:w="864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90" w:author="Christopher J. Patrick" w:date="2020-04-30T17:0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091" w:author="Christopher J. Patrick" w:date="2020-04-30T17:05:00Z">
              <w:tcPr>
                <w:tcW w:w="3461" w:type="dxa"/>
                <w:hideMark/>
              </w:tcPr>
            </w:tcPrChange>
          </w:tcPr>
          <w:p w14:paraId="2DF6B65E" w14:textId="77777777" w:rsidR="001C3136" w:rsidRPr="00CB5BCC" w:rsidRDefault="001C3136" w:rsidP="001C3136">
            <w:pPr>
              <w:contextualSpacing/>
              <w:cnfStyle w:val="001000100000" w:firstRow="0" w:lastRow="0" w:firstColumn="1" w:lastColumn="0" w:oddVBand="0" w:evenVBand="0" w:oddHBand="1" w:evenHBand="0" w:firstRowFirstColumn="0" w:firstRowLastColumn="0" w:lastRowFirstColumn="0" w:lastRowLastColumn="0"/>
              <w:rPr>
                <w:b w:val="0"/>
                <w:bCs w:val="0"/>
                <w:sz w:val="20"/>
                <w:szCs w:val="20"/>
              </w:rPr>
            </w:pPr>
            <w:proofErr w:type="spellStart"/>
            <w:r w:rsidRPr="00CB5BCC">
              <w:rPr>
                <w:b w:val="0"/>
                <w:bCs w:val="0"/>
                <w:sz w:val="20"/>
                <w:szCs w:val="20"/>
              </w:rPr>
              <w:t>Rosgen</w:t>
            </w:r>
            <w:proofErr w:type="spellEnd"/>
          </w:p>
        </w:tc>
        <w:tc>
          <w:tcPr>
            <w:tcW w:w="0" w:type="dxa"/>
            <w:hideMark/>
            <w:tcPrChange w:id="1092" w:author="Christopher J. Patrick" w:date="2020-04-30T17:05:00Z">
              <w:tcPr>
                <w:tcW w:w="933" w:type="dxa"/>
                <w:hideMark/>
              </w:tcPr>
            </w:tcPrChange>
          </w:tcPr>
          <w:p w14:paraId="6CBEF7A8"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0.42</w:t>
            </w:r>
          </w:p>
        </w:tc>
        <w:tc>
          <w:tcPr>
            <w:tcW w:w="0" w:type="dxa"/>
            <w:hideMark/>
            <w:tcPrChange w:id="1093" w:author="Christopher J. Patrick" w:date="2020-04-30T17:05:00Z">
              <w:tcPr>
                <w:tcW w:w="494" w:type="dxa"/>
                <w:hideMark/>
              </w:tcPr>
            </w:tcPrChange>
          </w:tcPr>
          <w:p w14:paraId="752FDB1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0" w:type="dxa"/>
            <w:hideMark/>
            <w:tcPrChange w:id="1094" w:author="Christopher J. Patrick" w:date="2020-04-30T17:05:00Z">
              <w:tcPr>
                <w:tcW w:w="666" w:type="dxa"/>
                <w:hideMark/>
              </w:tcPr>
            </w:tcPrChange>
          </w:tcPr>
          <w:p w14:paraId="47F60E1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0.01</w:t>
            </w:r>
          </w:p>
        </w:tc>
        <w:tc>
          <w:tcPr>
            <w:tcW w:w="0" w:type="dxa"/>
            <w:hideMark/>
            <w:tcPrChange w:id="1095" w:author="Christopher J. Patrick" w:date="2020-04-30T17:05:00Z">
              <w:tcPr>
                <w:tcW w:w="1144" w:type="dxa"/>
                <w:hideMark/>
              </w:tcPr>
            </w:tcPrChange>
          </w:tcPr>
          <w:p w14:paraId="4587CD3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0.04</w:t>
            </w:r>
          </w:p>
        </w:tc>
        <w:tc>
          <w:tcPr>
            <w:tcW w:w="0" w:type="dxa"/>
            <w:hideMark/>
            <w:tcPrChange w:id="1096" w:author="Christopher J. Patrick" w:date="2020-04-30T17:05:00Z">
              <w:tcPr>
                <w:tcW w:w="1055" w:type="dxa"/>
                <w:hideMark/>
              </w:tcPr>
            </w:tcPrChange>
          </w:tcPr>
          <w:p w14:paraId="05D7B12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0.84</w:t>
            </w:r>
          </w:p>
        </w:tc>
        <w:tc>
          <w:tcPr>
            <w:tcW w:w="0" w:type="dxa"/>
            <w:tcPrChange w:id="1097" w:author="Christopher J. Patrick" w:date="2020-04-30T17:05:00Z">
              <w:tcPr>
                <w:tcW w:w="892" w:type="dxa"/>
              </w:tcPr>
            </w:tcPrChange>
          </w:tcPr>
          <w:p w14:paraId="3EB43C00" w14:textId="05CBEE03"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commentRangeStart w:id="1098"/>
            <w:del w:id="1099" w:author="Christopher J. Patrick" w:date="2020-04-30T17:05:00Z">
              <w:r w:rsidRPr="00CB5BCC" w:rsidDel="00986574">
                <w:rPr>
                  <w:sz w:val="20"/>
                  <w:szCs w:val="20"/>
                </w:rPr>
                <w:delText xml:space="preserve"> </w:delText>
              </w:r>
              <w:commentRangeEnd w:id="1098"/>
              <w:r w:rsidR="00986574" w:rsidDel="00986574">
                <w:rPr>
                  <w:rStyle w:val="CommentReference"/>
                </w:rPr>
                <w:commentReference w:id="1098"/>
              </w:r>
            </w:del>
          </w:p>
        </w:tc>
      </w:tr>
    </w:tbl>
    <w:p w14:paraId="4EBB9724" w14:textId="5F4B5570" w:rsidR="00CB5BCC" w:rsidRPr="00B22D3D" w:rsidRDefault="00CB5BCC" w:rsidP="009A7FCE">
      <w:pPr>
        <w:spacing w:line="480" w:lineRule="auto"/>
        <w:contextualSpacing/>
      </w:pPr>
      <w:commentRangeStart w:id="1100"/>
      <w:r>
        <w:t>Table 8. Linear Regression</w:t>
      </w:r>
      <w:r w:rsidR="001C3136">
        <w:t>s</w:t>
      </w:r>
      <w:r>
        <w:t xml:space="preserve"> </w:t>
      </w:r>
      <w:r w:rsidR="000F2C0D">
        <w:t xml:space="preserve">analysis of </w:t>
      </w:r>
      <w:r w:rsidR="00DB3380">
        <w:t>annual precipitation</w:t>
      </w:r>
      <w:r w:rsidR="001C3136">
        <w:t xml:space="preserve"> (AP)</w:t>
      </w:r>
      <w:r w:rsidR="00DB3380">
        <w:t xml:space="preserve"> versus environmental predictors</w:t>
      </w:r>
      <w:r w:rsidR="000F2C0D">
        <w:t xml:space="preserve">. </w:t>
      </w:r>
      <w:commentRangeEnd w:id="1100"/>
      <w:r w:rsidR="00986574">
        <w:rPr>
          <w:rStyle w:val="CommentReference"/>
        </w:rPr>
        <w:commentReference w:id="1100"/>
      </w:r>
    </w:p>
    <w:p w14:paraId="777A8FC6" w14:textId="77777777" w:rsidR="00CB5BCC" w:rsidRDefault="00CB5BCC" w:rsidP="009A7FCE">
      <w:pPr>
        <w:spacing w:line="480" w:lineRule="auto"/>
        <w:contextualSpacing/>
      </w:pPr>
    </w:p>
    <w:p w14:paraId="648B9BB4" w14:textId="239CF4C7" w:rsidR="00AB7FBD" w:rsidRDefault="00AB7FBD" w:rsidP="009A7FCE">
      <w:pPr>
        <w:spacing w:line="480" w:lineRule="auto"/>
        <w:contextualSpacing/>
      </w:pPr>
    </w:p>
    <w:p w14:paraId="68BB18D7" w14:textId="4361345E" w:rsidR="00B22D3D" w:rsidRDefault="00B22D3D" w:rsidP="009A7FCE">
      <w:pPr>
        <w:spacing w:line="480" w:lineRule="auto"/>
        <w:contextualSpacing/>
      </w:pPr>
      <w:r w:rsidRPr="00B22D3D">
        <w:rPr>
          <w:noProof/>
        </w:rPr>
        <w:lastRenderedPageBreak/>
        <w:drawing>
          <wp:inline distT="0" distB="0" distL="0" distR="0" wp14:anchorId="5433E582" wp14:editId="48FAF724">
            <wp:extent cx="5943600" cy="6533515"/>
            <wp:effectExtent l="0" t="0" r="0" b="635"/>
            <wp:docPr id="3" name="Picture 2">
              <a:extLst xmlns:a="http://schemas.openxmlformats.org/drawingml/2006/main">
                <a:ext uri="{FF2B5EF4-FFF2-40B4-BE49-F238E27FC236}">
                  <a16:creationId xmlns:a16="http://schemas.microsoft.com/office/drawing/2014/main" id="{601CEE60-35E5-40D8-835A-CB5D196DB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1CEE60-35E5-40D8-835A-CB5D196DB80B}"/>
                        </a:ext>
                      </a:extLst>
                    </pic:cNvPr>
                    <pic:cNvPicPr>
                      <a:picLocks noChangeAspect="1"/>
                    </pic:cNvPicPr>
                  </pic:nvPicPr>
                  <pic:blipFill>
                    <a:blip r:embed="rId12"/>
                    <a:stretch>
                      <a:fillRect/>
                    </a:stretch>
                  </pic:blipFill>
                  <pic:spPr>
                    <a:xfrm>
                      <a:off x="0" y="0"/>
                      <a:ext cx="5943600" cy="6533515"/>
                    </a:xfrm>
                    <a:prstGeom prst="rect">
                      <a:avLst/>
                    </a:prstGeom>
                  </pic:spPr>
                </pic:pic>
              </a:graphicData>
            </a:graphic>
          </wp:inline>
        </w:drawing>
      </w:r>
    </w:p>
    <w:p w14:paraId="3F9E6138" w14:textId="2727413A" w:rsidR="00B22D3D" w:rsidRDefault="00B22D3D" w:rsidP="00B22D3D">
      <w:pPr>
        <w:spacing w:line="480" w:lineRule="auto"/>
        <w:contextualSpacing/>
      </w:pPr>
      <w:r>
        <w:t xml:space="preserve">Figure 2. </w:t>
      </w:r>
      <w:r w:rsidRPr="00B22D3D">
        <w:t>Strongest relationships between environmental variables (a-f) Fish Shannon Diversity, (</w:t>
      </w:r>
      <w:proofErr w:type="spellStart"/>
      <w:proofErr w:type="gramStart"/>
      <w:r w:rsidRPr="00B22D3D">
        <w:t>h,i</w:t>
      </w:r>
      <w:proofErr w:type="spellEnd"/>
      <w:proofErr w:type="gramEnd"/>
      <w:r w:rsidRPr="00B22D3D">
        <w:t xml:space="preserve">) Fish Rarified Richness, (f) Invertebrate Shannon Diversity, (j-l) Annual Precipitation. </w:t>
      </w:r>
    </w:p>
    <w:p w14:paraId="27FE097E" w14:textId="7A3B126D" w:rsidR="00140764" w:rsidRDefault="00140764" w:rsidP="00B22D3D">
      <w:pPr>
        <w:spacing w:line="480" w:lineRule="auto"/>
        <w:contextualSpacing/>
      </w:pPr>
    </w:p>
    <w:p w14:paraId="473EC799" w14:textId="77777777" w:rsidR="00140764" w:rsidRDefault="00140764" w:rsidP="00B22D3D">
      <w:pPr>
        <w:spacing w:line="480" w:lineRule="auto"/>
        <w:contextualSpacing/>
      </w:pPr>
    </w:p>
    <w:tbl>
      <w:tblPr>
        <w:tblStyle w:val="PlainTable4"/>
        <w:tblW w:w="0" w:type="auto"/>
        <w:tblLook w:val="04A0" w:firstRow="1" w:lastRow="0" w:firstColumn="1" w:lastColumn="0" w:noHBand="0" w:noVBand="1"/>
      </w:tblPr>
      <w:tblGrid>
        <w:gridCol w:w="1408"/>
        <w:gridCol w:w="1087"/>
        <w:gridCol w:w="805"/>
        <w:gridCol w:w="960"/>
        <w:gridCol w:w="1420"/>
        <w:gridCol w:w="960"/>
        <w:gridCol w:w="960"/>
      </w:tblGrid>
      <w:tr w:rsidR="00DB3380" w:rsidRPr="00DB3380" w14:paraId="47D47E0A" w14:textId="77777777" w:rsidTr="00DB338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300" w:type="dxa"/>
            <w:gridSpan w:val="3"/>
            <w:tcBorders>
              <w:bottom w:val="single" w:sz="4" w:space="0" w:color="auto"/>
            </w:tcBorders>
            <w:noWrap/>
            <w:hideMark/>
          </w:tcPr>
          <w:p w14:paraId="756790EA" w14:textId="77777777" w:rsidR="00DB3380" w:rsidRPr="00DB3380" w:rsidRDefault="00DB3380" w:rsidP="00DB3380">
            <w:pPr>
              <w:contextualSpacing/>
              <w:rPr>
                <w:sz w:val="20"/>
                <w:szCs w:val="20"/>
              </w:rPr>
            </w:pPr>
            <w:r w:rsidRPr="00DB3380">
              <w:rPr>
                <w:sz w:val="20"/>
                <w:szCs w:val="20"/>
              </w:rPr>
              <w:lastRenderedPageBreak/>
              <w:t>Rarified Richness - Fish</w:t>
            </w:r>
          </w:p>
        </w:tc>
        <w:tc>
          <w:tcPr>
            <w:tcW w:w="960" w:type="dxa"/>
            <w:tcBorders>
              <w:bottom w:val="single" w:sz="4" w:space="0" w:color="auto"/>
            </w:tcBorders>
            <w:noWrap/>
            <w:hideMark/>
          </w:tcPr>
          <w:p w14:paraId="212F5D64"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1420" w:type="dxa"/>
            <w:tcBorders>
              <w:bottom w:val="single" w:sz="4" w:space="0" w:color="auto"/>
            </w:tcBorders>
            <w:noWrap/>
            <w:hideMark/>
          </w:tcPr>
          <w:p w14:paraId="311E8CE3"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960" w:type="dxa"/>
            <w:tcBorders>
              <w:bottom w:val="single" w:sz="4" w:space="0" w:color="auto"/>
            </w:tcBorders>
            <w:noWrap/>
            <w:hideMark/>
          </w:tcPr>
          <w:p w14:paraId="7C0FA5D8"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960" w:type="dxa"/>
            <w:tcBorders>
              <w:bottom w:val="single" w:sz="4" w:space="0" w:color="auto"/>
            </w:tcBorders>
            <w:noWrap/>
            <w:hideMark/>
          </w:tcPr>
          <w:p w14:paraId="7F5A574F"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r>
      <w:tr w:rsidR="00DB3380" w:rsidRPr="00DB3380" w14:paraId="29820748" w14:textId="77777777" w:rsidTr="00DB338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08" w:type="dxa"/>
            <w:tcBorders>
              <w:top w:val="single" w:sz="4" w:space="0" w:color="auto"/>
            </w:tcBorders>
            <w:noWrap/>
            <w:hideMark/>
          </w:tcPr>
          <w:p w14:paraId="3DF427B7" w14:textId="77777777" w:rsidR="00DB3380" w:rsidRPr="00DB3380" w:rsidRDefault="00DB3380" w:rsidP="00DB3380">
            <w:pPr>
              <w:contextualSpacing/>
              <w:rPr>
                <w:b w:val="0"/>
                <w:bCs w:val="0"/>
                <w:sz w:val="20"/>
                <w:szCs w:val="20"/>
              </w:rPr>
            </w:pPr>
            <w:r w:rsidRPr="00DB3380">
              <w:rPr>
                <w:b w:val="0"/>
                <w:bCs w:val="0"/>
                <w:sz w:val="20"/>
                <w:szCs w:val="20"/>
              </w:rPr>
              <w:t>Predictor</w:t>
            </w:r>
          </w:p>
        </w:tc>
        <w:tc>
          <w:tcPr>
            <w:tcW w:w="1087" w:type="dxa"/>
            <w:tcBorders>
              <w:top w:val="single" w:sz="4" w:space="0" w:color="auto"/>
            </w:tcBorders>
            <w:noWrap/>
            <w:hideMark/>
          </w:tcPr>
          <w:p w14:paraId="5AA4686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Slope</w:t>
            </w:r>
          </w:p>
        </w:tc>
        <w:tc>
          <w:tcPr>
            <w:tcW w:w="805" w:type="dxa"/>
            <w:tcBorders>
              <w:top w:val="single" w:sz="4" w:space="0" w:color="auto"/>
            </w:tcBorders>
            <w:noWrap/>
            <w:hideMark/>
          </w:tcPr>
          <w:p w14:paraId="704617D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df</w:t>
            </w:r>
          </w:p>
        </w:tc>
        <w:tc>
          <w:tcPr>
            <w:tcW w:w="960" w:type="dxa"/>
            <w:tcBorders>
              <w:top w:val="single" w:sz="4" w:space="0" w:color="auto"/>
            </w:tcBorders>
            <w:noWrap/>
            <w:hideMark/>
          </w:tcPr>
          <w:p w14:paraId="4C0DD74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R</w:t>
            </w:r>
            <w:r w:rsidRPr="00DB3380">
              <w:rPr>
                <w:sz w:val="20"/>
                <w:szCs w:val="20"/>
                <w:vertAlign w:val="superscript"/>
              </w:rPr>
              <w:t>2</w:t>
            </w:r>
          </w:p>
        </w:tc>
        <w:tc>
          <w:tcPr>
            <w:tcW w:w="1420" w:type="dxa"/>
            <w:tcBorders>
              <w:top w:val="single" w:sz="4" w:space="0" w:color="auto"/>
            </w:tcBorders>
            <w:noWrap/>
            <w:hideMark/>
          </w:tcPr>
          <w:p w14:paraId="4A083A3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F statistic</w:t>
            </w:r>
          </w:p>
        </w:tc>
        <w:tc>
          <w:tcPr>
            <w:tcW w:w="960" w:type="dxa"/>
            <w:tcBorders>
              <w:top w:val="single" w:sz="4" w:space="0" w:color="auto"/>
            </w:tcBorders>
            <w:noWrap/>
            <w:hideMark/>
          </w:tcPr>
          <w:p w14:paraId="38AE737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i/>
                <w:iCs/>
                <w:sz w:val="20"/>
                <w:szCs w:val="20"/>
              </w:rPr>
              <w:t>p-</w:t>
            </w:r>
            <w:r w:rsidRPr="00DB3380">
              <w:rPr>
                <w:sz w:val="20"/>
                <w:szCs w:val="20"/>
              </w:rPr>
              <w:t>value</w:t>
            </w:r>
          </w:p>
        </w:tc>
        <w:tc>
          <w:tcPr>
            <w:tcW w:w="960" w:type="dxa"/>
            <w:tcBorders>
              <w:top w:val="single" w:sz="4" w:space="0" w:color="auto"/>
            </w:tcBorders>
            <w:noWrap/>
            <w:hideMark/>
          </w:tcPr>
          <w:p w14:paraId="1790CFD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i/>
                <w:iCs/>
                <w:sz w:val="20"/>
                <w:szCs w:val="20"/>
              </w:rPr>
              <w:t>p</w:t>
            </w:r>
            <w:r w:rsidRPr="00DB3380">
              <w:rPr>
                <w:sz w:val="20"/>
                <w:szCs w:val="20"/>
              </w:rPr>
              <w:t xml:space="preserve"> &lt; .05</w:t>
            </w:r>
          </w:p>
        </w:tc>
      </w:tr>
      <w:tr w:rsidR="00DB3380" w:rsidRPr="00DB3380" w14:paraId="7E04B339"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7C5E1405" w14:textId="77777777" w:rsidR="00DB3380" w:rsidRPr="00DB3380" w:rsidRDefault="00DB3380" w:rsidP="00DB3380">
            <w:pPr>
              <w:contextualSpacing/>
              <w:rPr>
                <w:b w:val="0"/>
                <w:bCs w:val="0"/>
                <w:sz w:val="20"/>
                <w:szCs w:val="20"/>
              </w:rPr>
            </w:pPr>
            <w:r w:rsidRPr="00DB3380">
              <w:rPr>
                <w:b w:val="0"/>
                <w:bCs w:val="0"/>
                <w:sz w:val="20"/>
                <w:szCs w:val="20"/>
              </w:rPr>
              <w:t>PET</w:t>
            </w:r>
          </w:p>
        </w:tc>
        <w:tc>
          <w:tcPr>
            <w:tcW w:w="1087" w:type="dxa"/>
            <w:noWrap/>
            <w:hideMark/>
          </w:tcPr>
          <w:p w14:paraId="4032ECD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-0.021</w:t>
            </w:r>
          </w:p>
        </w:tc>
        <w:tc>
          <w:tcPr>
            <w:tcW w:w="805" w:type="dxa"/>
            <w:noWrap/>
            <w:hideMark/>
          </w:tcPr>
          <w:p w14:paraId="7CB5CD9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659D555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0.268</w:t>
            </w:r>
          </w:p>
        </w:tc>
        <w:tc>
          <w:tcPr>
            <w:tcW w:w="1420" w:type="dxa"/>
            <w:noWrap/>
            <w:hideMark/>
          </w:tcPr>
          <w:p w14:paraId="5FDF3CF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2.928</w:t>
            </w:r>
          </w:p>
        </w:tc>
        <w:tc>
          <w:tcPr>
            <w:tcW w:w="960" w:type="dxa"/>
            <w:noWrap/>
            <w:hideMark/>
          </w:tcPr>
          <w:p w14:paraId="123304E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0.125</w:t>
            </w:r>
          </w:p>
        </w:tc>
        <w:tc>
          <w:tcPr>
            <w:tcW w:w="960" w:type="dxa"/>
            <w:noWrap/>
            <w:hideMark/>
          </w:tcPr>
          <w:p w14:paraId="4A501A1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1EF25091"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155C82A0" w14:textId="77777777" w:rsidR="00DB3380" w:rsidRPr="00DB3380" w:rsidRDefault="00DB3380" w:rsidP="00DB3380">
            <w:pPr>
              <w:contextualSpacing/>
              <w:rPr>
                <w:b w:val="0"/>
                <w:bCs w:val="0"/>
                <w:sz w:val="20"/>
                <w:szCs w:val="20"/>
              </w:rPr>
            </w:pPr>
            <w:r w:rsidRPr="00DB3380">
              <w:rPr>
                <w:b w:val="0"/>
                <w:bCs w:val="0"/>
                <w:sz w:val="20"/>
                <w:szCs w:val="20"/>
              </w:rPr>
              <w:t>AP</w:t>
            </w:r>
          </w:p>
        </w:tc>
        <w:tc>
          <w:tcPr>
            <w:tcW w:w="1087" w:type="dxa"/>
            <w:noWrap/>
            <w:hideMark/>
          </w:tcPr>
          <w:p w14:paraId="190C03C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0.041</w:t>
            </w:r>
          </w:p>
        </w:tc>
        <w:tc>
          <w:tcPr>
            <w:tcW w:w="805" w:type="dxa"/>
            <w:noWrap/>
            <w:hideMark/>
          </w:tcPr>
          <w:p w14:paraId="7CF99FF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0F7B9DA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0.320</w:t>
            </w:r>
          </w:p>
        </w:tc>
        <w:tc>
          <w:tcPr>
            <w:tcW w:w="1420" w:type="dxa"/>
            <w:noWrap/>
            <w:hideMark/>
          </w:tcPr>
          <w:p w14:paraId="145CDDE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3.772</w:t>
            </w:r>
          </w:p>
        </w:tc>
        <w:tc>
          <w:tcPr>
            <w:tcW w:w="960" w:type="dxa"/>
            <w:noWrap/>
            <w:hideMark/>
          </w:tcPr>
          <w:p w14:paraId="49BA8C0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0.088</w:t>
            </w:r>
          </w:p>
        </w:tc>
        <w:tc>
          <w:tcPr>
            <w:tcW w:w="960" w:type="dxa"/>
            <w:noWrap/>
            <w:hideMark/>
          </w:tcPr>
          <w:p w14:paraId="149B254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02C69971"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109857E" w14:textId="77777777" w:rsidR="00DB3380" w:rsidRPr="00DB3380" w:rsidRDefault="00DB3380" w:rsidP="00DB3380">
            <w:pPr>
              <w:contextualSpacing/>
              <w:rPr>
                <w:b w:val="0"/>
                <w:bCs w:val="0"/>
                <w:sz w:val="20"/>
                <w:szCs w:val="20"/>
              </w:rPr>
            </w:pPr>
            <w:r w:rsidRPr="00DB3380">
              <w:rPr>
                <w:b w:val="0"/>
                <w:bCs w:val="0"/>
                <w:sz w:val="20"/>
                <w:szCs w:val="20"/>
              </w:rPr>
              <w:t>RH</w:t>
            </w:r>
          </w:p>
        </w:tc>
        <w:tc>
          <w:tcPr>
            <w:tcW w:w="1087" w:type="dxa"/>
            <w:noWrap/>
            <w:hideMark/>
          </w:tcPr>
          <w:p w14:paraId="7553232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0.330</w:t>
            </w:r>
          </w:p>
        </w:tc>
        <w:tc>
          <w:tcPr>
            <w:tcW w:w="805" w:type="dxa"/>
            <w:noWrap/>
            <w:hideMark/>
          </w:tcPr>
          <w:p w14:paraId="1178EDC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6746DE4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0.184</w:t>
            </w:r>
          </w:p>
        </w:tc>
        <w:tc>
          <w:tcPr>
            <w:tcW w:w="1420" w:type="dxa"/>
            <w:noWrap/>
            <w:hideMark/>
          </w:tcPr>
          <w:p w14:paraId="24CB4F9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1.808</w:t>
            </w:r>
          </w:p>
        </w:tc>
        <w:tc>
          <w:tcPr>
            <w:tcW w:w="960" w:type="dxa"/>
            <w:noWrap/>
            <w:hideMark/>
          </w:tcPr>
          <w:p w14:paraId="26B869D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0.216</w:t>
            </w:r>
          </w:p>
        </w:tc>
        <w:tc>
          <w:tcPr>
            <w:tcW w:w="960" w:type="dxa"/>
            <w:noWrap/>
            <w:hideMark/>
          </w:tcPr>
          <w:p w14:paraId="0BC0E966"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70FA6511"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17F93E0C" w14:textId="77777777" w:rsidR="00DB3380" w:rsidRPr="00DB3380" w:rsidRDefault="00DB3380" w:rsidP="00DB3380">
            <w:pPr>
              <w:contextualSpacing/>
              <w:rPr>
                <w:b w:val="0"/>
                <w:bCs w:val="0"/>
                <w:sz w:val="20"/>
                <w:szCs w:val="20"/>
              </w:rPr>
            </w:pPr>
            <w:proofErr w:type="spellStart"/>
            <w:proofErr w:type="gramStart"/>
            <w:r w:rsidRPr="00DB3380">
              <w:rPr>
                <w:b w:val="0"/>
                <w:bCs w:val="0"/>
                <w:sz w:val="20"/>
                <w:szCs w:val="20"/>
              </w:rPr>
              <w:t>Av.Flow</w:t>
            </w:r>
            <w:proofErr w:type="spellEnd"/>
            <w:proofErr w:type="gramEnd"/>
          </w:p>
        </w:tc>
        <w:tc>
          <w:tcPr>
            <w:tcW w:w="1087" w:type="dxa"/>
            <w:noWrap/>
            <w:hideMark/>
          </w:tcPr>
          <w:p w14:paraId="4FCE1C7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0.023</w:t>
            </w:r>
          </w:p>
        </w:tc>
        <w:tc>
          <w:tcPr>
            <w:tcW w:w="805" w:type="dxa"/>
            <w:noWrap/>
            <w:hideMark/>
          </w:tcPr>
          <w:p w14:paraId="3126E45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3C13832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0.302</w:t>
            </w:r>
          </w:p>
        </w:tc>
        <w:tc>
          <w:tcPr>
            <w:tcW w:w="1420" w:type="dxa"/>
            <w:noWrap/>
            <w:hideMark/>
          </w:tcPr>
          <w:p w14:paraId="539C227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3.468</w:t>
            </w:r>
          </w:p>
        </w:tc>
        <w:tc>
          <w:tcPr>
            <w:tcW w:w="960" w:type="dxa"/>
            <w:noWrap/>
            <w:hideMark/>
          </w:tcPr>
          <w:p w14:paraId="27E26C1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0.100</w:t>
            </w:r>
          </w:p>
        </w:tc>
        <w:tc>
          <w:tcPr>
            <w:tcW w:w="960" w:type="dxa"/>
            <w:noWrap/>
            <w:hideMark/>
          </w:tcPr>
          <w:p w14:paraId="3459B82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28ED7582"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1042028" w14:textId="77777777" w:rsidR="00DB3380" w:rsidRPr="00DB3380" w:rsidRDefault="00DB3380" w:rsidP="00DB3380">
            <w:pPr>
              <w:contextualSpacing/>
              <w:rPr>
                <w:b w:val="0"/>
                <w:bCs w:val="0"/>
                <w:sz w:val="20"/>
                <w:szCs w:val="20"/>
              </w:rPr>
            </w:pPr>
            <w:proofErr w:type="spellStart"/>
            <w:r w:rsidRPr="00DB3380">
              <w:rPr>
                <w:b w:val="0"/>
                <w:bCs w:val="0"/>
                <w:sz w:val="20"/>
                <w:szCs w:val="20"/>
              </w:rPr>
              <w:t>Flash.I</w:t>
            </w:r>
            <w:proofErr w:type="spellEnd"/>
          </w:p>
        </w:tc>
        <w:tc>
          <w:tcPr>
            <w:tcW w:w="1087" w:type="dxa"/>
            <w:noWrap/>
            <w:hideMark/>
          </w:tcPr>
          <w:p w14:paraId="2652766D"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0.989</w:t>
            </w:r>
          </w:p>
        </w:tc>
        <w:tc>
          <w:tcPr>
            <w:tcW w:w="805" w:type="dxa"/>
            <w:noWrap/>
            <w:hideMark/>
          </w:tcPr>
          <w:p w14:paraId="4495E98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62D714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0.019</w:t>
            </w:r>
          </w:p>
        </w:tc>
        <w:tc>
          <w:tcPr>
            <w:tcW w:w="1420" w:type="dxa"/>
            <w:noWrap/>
            <w:hideMark/>
          </w:tcPr>
          <w:p w14:paraId="5860A82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0.158</w:t>
            </w:r>
          </w:p>
        </w:tc>
        <w:tc>
          <w:tcPr>
            <w:tcW w:w="960" w:type="dxa"/>
            <w:noWrap/>
            <w:hideMark/>
          </w:tcPr>
          <w:p w14:paraId="0F20EDA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0.701</w:t>
            </w:r>
          </w:p>
        </w:tc>
        <w:tc>
          <w:tcPr>
            <w:tcW w:w="960" w:type="dxa"/>
            <w:noWrap/>
            <w:hideMark/>
          </w:tcPr>
          <w:p w14:paraId="7D4A5D6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1CA8932B"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38C1CE46" w14:textId="77777777" w:rsidR="00DB3380" w:rsidRPr="00DB3380" w:rsidRDefault="00DB3380" w:rsidP="00DB3380">
            <w:pPr>
              <w:contextualSpacing/>
              <w:rPr>
                <w:b w:val="0"/>
                <w:bCs w:val="0"/>
                <w:sz w:val="20"/>
                <w:szCs w:val="20"/>
              </w:rPr>
            </w:pPr>
            <w:r w:rsidRPr="00DB3380">
              <w:rPr>
                <w:b w:val="0"/>
                <w:bCs w:val="0"/>
                <w:sz w:val="20"/>
                <w:szCs w:val="20"/>
              </w:rPr>
              <w:t>HFPP</w:t>
            </w:r>
          </w:p>
        </w:tc>
        <w:tc>
          <w:tcPr>
            <w:tcW w:w="1087" w:type="dxa"/>
            <w:noWrap/>
            <w:hideMark/>
          </w:tcPr>
          <w:p w14:paraId="7E13294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-0.416</w:t>
            </w:r>
          </w:p>
        </w:tc>
        <w:tc>
          <w:tcPr>
            <w:tcW w:w="805" w:type="dxa"/>
            <w:noWrap/>
            <w:hideMark/>
          </w:tcPr>
          <w:p w14:paraId="4024289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46361CE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0.001</w:t>
            </w:r>
          </w:p>
        </w:tc>
        <w:tc>
          <w:tcPr>
            <w:tcW w:w="1420" w:type="dxa"/>
            <w:noWrap/>
            <w:hideMark/>
          </w:tcPr>
          <w:p w14:paraId="25004B1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0.005</w:t>
            </w:r>
          </w:p>
        </w:tc>
        <w:tc>
          <w:tcPr>
            <w:tcW w:w="960" w:type="dxa"/>
            <w:noWrap/>
            <w:hideMark/>
          </w:tcPr>
          <w:p w14:paraId="174CDA5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0.946</w:t>
            </w:r>
          </w:p>
        </w:tc>
        <w:tc>
          <w:tcPr>
            <w:tcW w:w="960" w:type="dxa"/>
            <w:noWrap/>
            <w:hideMark/>
          </w:tcPr>
          <w:p w14:paraId="7A62000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3722A9ED"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A22A520" w14:textId="77777777" w:rsidR="00DB3380" w:rsidRPr="00DB3380" w:rsidRDefault="00DB3380" w:rsidP="00DB3380">
            <w:pPr>
              <w:contextualSpacing/>
              <w:rPr>
                <w:b w:val="0"/>
                <w:bCs w:val="0"/>
                <w:sz w:val="20"/>
                <w:szCs w:val="20"/>
              </w:rPr>
            </w:pPr>
            <w:r w:rsidRPr="00DB3380">
              <w:rPr>
                <w:b w:val="0"/>
                <w:bCs w:val="0"/>
                <w:sz w:val="20"/>
                <w:szCs w:val="20"/>
              </w:rPr>
              <w:t>LFPP</w:t>
            </w:r>
          </w:p>
        </w:tc>
        <w:tc>
          <w:tcPr>
            <w:tcW w:w="1087" w:type="dxa"/>
            <w:noWrap/>
            <w:hideMark/>
          </w:tcPr>
          <w:p w14:paraId="6E25818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-0.102</w:t>
            </w:r>
          </w:p>
        </w:tc>
        <w:tc>
          <w:tcPr>
            <w:tcW w:w="805" w:type="dxa"/>
            <w:noWrap/>
            <w:hideMark/>
          </w:tcPr>
          <w:p w14:paraId="2FE828F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787923E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0.355</w:t>
            </w:r>
          </w:p>
        </w:tc>
        <w:tc>
          <w:tcPr>
            <w:tcW w:w="1420" w:type="dxa"/>
            <w:noWrap/>
            <w:hideMark/>
          </w:tcPr>
          <w:p w14:paraId="5A629B3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4.396</w:t>
            </w:r>
          </w:p>
        </w:tc>
        <w:tc>
          <w:tcPr>
            <w:tcW w:w="960" w:type="dxa"/>
            <w:noWrap/>
            <w:hideMark/>
          </w:tcPr>
          <w:p w14:paraId="13E9B8F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0.069</w:t>
            </w:r>
          </w:p>
        </w:tc>
        <w:tc>
          <w:tcPr>
            <w:tcW w:w="960" w:type="dxa"/>
            <w:noWrap/>
            <w:hideMark/>
          </w:tcPr>
          <w:p w14:paraId="0868CA3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127CDBB4"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7DDABEF" w14:textId="77777777" w:rsidR="00DB3380" w:rsidRPr="00DB3380" w:rsidRDefault="00DB3380" w:rsidP="00DB3380">
            <w:pPr>
              <w:contextualSpacing/>
              <w:rPr>
                <w:b w:val="0"/>
                <w:bCs w:val="0"/>
                <w:sz w:val="20"/>
                <w:szCs w:val="20"/>
              </w:rPr>
            </w:pPr>
            <w:proofErr w:type="spellStart"/>
            <w:r w:rsidRPr="00DB3380">
              <w:rPr>
                <w:b w:val="0"/>
                <w:bCs w:val="0"/>
                <w:sz w:val="20"/>
                <w:szCs w:val="20"/>
              </w:rPr>
              <w:t>Bas.dev</w:t>
            </w:r>
            <w:proofErr w:type="spellEnd"/>
          </w:p>
        </w:tc>
        <w:tc>
          <w:tcPr>
            <w:tcW w:w="1087" w:type="dxa"/>
            <w:noWrap/>
            <w:hideMark/>
          </w:tcPr>
          <w:p w14:paraId="1E19CA91"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0.002</w:t>
            </w:r>
          </w:p>
        </w:tc>
        <w:tc>
          <w:tcPr>
            <w:tcW w:w="805" w:type="dxa"/>
            <w:noWrap/>
            <w:hideMark/>
          </w:tcPr>
          <w:p w14:paraId="5E7CCEE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75195C0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0.001</w:t>
            </w:r>
          </w:p>
        </w:tc>
        <w:tc>
          <w:tcPr>
            <w:tcW w:w="1420" w:type="dxa"/>
            <w:noWrap/>
            <w:hideMark/>
          </w:tcPr>
          <w:p w14:paraId="68ECBE5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0.012</w:t>
            </w:r>
          </w:p>
        </w:tc>
        <w:tc>
          <w:tcPr>
            <w:tcW w:w="960" w:type="dxa"/>
            <w:noWrap/>
            <w:hideMark/>
          </w:tcPr>
          <w:p w14:paraId="5D4F70E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0.917</w:t>
            </w:r>
          </w:p>
        </w:tc>
        <w:tc>
          <w:tcPr>
            <w:tcW w:w="960" w:type="dxa"/>
            <w:noWrap/>
            <w:hideMark/>
          </w:tcPr>
          <w:p w14:paraId="4BABA24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0B316A50"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B05496D" w14:textId="77777777" w:rsidR="00DB3380" w:rsidRPr="00DB3380" w:rsidRDefault="00DB3380" w:rsidP="00DB3380">
            <w:pPr>
              <w:contextualSpacing/>
              <w:rPr>
                <w:b w:val="0"/>
                <w:bCs w:val="0"/>
                <w:sz w:val="20"/>
                <w:szCs w:val="20"/>
              </w:rPr>
            </w:pPr>
            <w:proofErr w:type="spellStart"/>
            <w:r w:rsidRPr="00DB3380">
              <w:rPr>
                <w:b w:val="0"/>
                <w:bCs w:val="0"/>
                <w:sz w:val="20"/>
                <w:szCs w:val="20"/>
              </w:rPr>
              <w:t>Bas.forest</w:t>
            </w:r>
            <w:proofErr w:type="spellEnd"/>
          </w:p>
        </w:tc>
        <w:tc>
          <w:tcPr>
            <w:tcW w:w="1087" w:type="dxa"/>
            <w:noWrap/>
            <w:hideMark/>
          </w:tcPr>
          <w:p w14:paraId="74DECDE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0.078</w:t>
            </w:r>
          </w:p>
        </w:tc>
        <w:tc>
          <w:tcPr>
            <w:tcW w:w="805" w:type="dxa"/>
            <w:noWrap/>
            <w:hideMark/>
          </w:tcPr>
          <w:p w14:paraId="228E526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8FB8BC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0.331</w:t>
            </w:r>
          </w:p>
        </w:tc>
        <w:tc>
          <w:tcPr>
            <w:tcW w:w="1420" w:type="dxa"/>
            <w:noWrap/>
            <w:hideMark/>
          </w:tcPr>
          <w:p w14:paraId="752E8677"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3.959</w:t>
            </w:r>
          </w:p>
        </w:tc>
        <w:tc>
          <w:tcPr>
            <w:tcW w:w="960" w:type="dxa"/>
            <w:noWrap/>
            <w:hideMark/>
          </w:tcPr>
          <w:p w14:paraId="14E98B61"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0.082</w:t>
            </w:r>
          </w:p>
        </w:tc>
        <w:tc>
          <w:tcPr>
            <w:tcW w:w="960" w:type="dxa"/>
            <w:noWrap/>
            <w:hideMark/>
          </w:tcPr>
          <w:p w14:paraId="5E94BD5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29A2518E"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1C82428" w14:textId="77777777" w:rsidR="00DB3380" w:rsidRPr="00DB3380" w:rsidRDefault="00DB3380" w:rsidP="00DB3380">
            <w:pPr>
              <w:contextualSpacing/>
              <w:rPr>
                <w:b w:val="0"/>
                <w:bCs w:val="0"/>
                <w:sz w:val="20"/>
                <w:szCs w:val="20"/>
              </w:rPr>
            </w:pPr>
            <w:proofErr w:type="spellStart"/>
            <w:r w:rsidRPr="00DB3380">
              <w:rPr>
                <w:b w:val="0"/>
                <w:bCs w:val="0"/>
                <w:sz w:val="20"/>
                <w:szCs w:val="20"/>
              </w:rPr>
              <w:t>Bas.plant</w:t>
            </w:r>
            <w:proofErr w:type="spellEnd"/>
          </w:p>
        </w:tc>
        <w:tc>
          <w:tcPr>
            <w:tcW w:w="1087" w:type="dxa"/>
            <w:noWrap/>
            <w:hideMark/>
          </w:tcPr>
          <w:p w14:paraId="761FC2A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0.010</w:t>
            </w:r>
          </w:p>
        </w:tc>
        <w:tc>
          <w:tcPr>
            <w:tcW w:w="805" w:type="dxa"/>
            <w:noWrap/>
            <w:hideMark/>
          </w:tcPr>
          <w:p w14:paraId="3B7AB23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6D13F85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0.027</w:t>
            </w:r>
          </w:p>
        </w:tc>
        <w:tc>
          <w:tcPr>
            <w:tcW w:w="1420" w:type="dxa"/>
            <w:noWrap/>
            <w:hideMark/>
          </w:tcPr>
          <w:p w14:paraId="322C08D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0.220</w:t>
            </w:r>
          </w:p>
        </w:tc>
        <w:tc>
          <w:tcPr>
            <w:tcW w:w="960" w:type="dxa"/>
            <w:noWrap/>
            <w:hideMark/>
          </w:tcPr>
          <w:p w14:paraId="5E5AE54F"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0.651</w:t>
            </w:r>
          </w:p>
        </w:tc>
        <w:tc>
          <w:tcPr>
            <w:tcW w:w="960" w:type="dxa"/>
            <w:noWrap/>
            <w:hideMark/>
          </w:tcPr>
          <w:p w14:paraId="601BE80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C53E15B"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31F80B6" w14:textId="77777777" w:rsidR="00DB3380" w:rsidRPr="006924BE" w:rsidRDefault="00DB3380" w:rsidP="00DB3380">
            <w:pPr>
              <w:contextualSpacing/>
              <w:rPr>
                <w:b w:val="0"/>
                <w:bCs w:val="0"/>
                <w:sz w:val="20"/>
                <w:szCs w:val="20"/>
                <w:highlight w:val="yellow"/>
                <w:rPrChange w:id="1101" w:author="Christopher J. Patrick" w:date="2020-04-28T12:14:00Z">
                  <w:rPr>
                    <w:b w:val="0"/>
                    <w:bCs w:val="0"/>
                    <w:sz w:val="20"/>
                    <w:szCs w:val="20"/>
                  </w:rPr>
                </w:rPrChange>
              </w:rPr>
            </w:pPr>
            <w:r w:rsidRPr="006924BE">
              <w:rPr>
                <w:sz w:val="20"/>
                <w:szCs w:val="20"/>
                <w:highlight w:val="yellow"/>
                <w:rPrChange w:id="1102" w:author="Christopher J. Patrick" w:date="2020-04-28T12:14:00Z">
                  <w:rPr>
                    <w:sz w:val="20"/>
                    <w:szCs w:val="20"/>
                  </w:rPr>
                </w:rPrChange>
              </w:rPr>
              <w:t>Rip.forest</w:t>
            </w:r>
          </w:p>
        </w:tc>
        <w:tc>
          <w:tcPr>
            <w:tcW w:w="1087" w:type="dxa"/>
            <w:noWrap/>
            <w:hideMark/>
          </w:tcPr>
          <w:p w14:paraId="7A99B4EF" w14:textId="77777777" w:rsidR="00DB3380" w:rsidRPr="006924BE"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03" w:author="Christopher J. Patrick" w:date="2020-04-28T12:14:00Z">
                  <w:rPr>
                    <w:sz w:val="20"/>
                    <w:szCs w:val="20"/>
                  </w:rPr>
                </w:rPrChange>
              </w:rPr>
            </w:pPr>
            <w:r w:rsidRPr="006924BE">
              <w:rPr>
                <w:sz w:val="20"/>
                <w:szCs w:val="20"/>
                <w:highlight w:val="yellow"/>
                <w:rPrChange w:id="1104" w:author="Christopher J. Patrick" w:date="2020-04-28T12:14:00Z">
                  <w:rPr>
                    <w:sz w:val="20"/>
                    <w:szCs w:val="20"/>
                  </w:rPr>
                </w:rPrChange>
              </w:rPr>
              <w:t>0.097</w:t>
            </w:r>
          </w:p>
        </w:tc>
        <w:tc>
          <w:tcPr>
            <w:tcW w:w="805" w:type="dxa"/>
            <w:noWrap/>
            <w:hideMark/>
          </w:tcPr>
          <w:p w14:paraId="75BF2776" w14:textId="77777777" w:rsidR="00DB3380" w:rsidRPr="006924BE"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05" w:author="Christopher J. Patrick" w:date="2020-04-28T12:14:00Z">
                  <w:rPr>
                    <w:sz w:val="20"/>
                    <w:szCs w:val="20"/>
                  </w:rPr>
                </w:rPrChange>
              </w:rPr>
            </w:pPr>
            <w:r w:rsidRPr="006924BE">
              <w:rPr>
                <w:sz w:val="20"/>
                <w:szCs w:val="20"/>
                <w:highlight w:val="yellow"/>
                <w:rPrChange w:id="1106" w:author="Christopher J. Patrick" w:date="2020-04-28T12:14:00Z">
                  <w:rPr>
                    <w:sz w:val="20"/>
                    <w:szCs w:val="20"/>
                  </w:rPr>
                </w:rPrChange>
              </w:rPr>
              <w:t>8.000</w:t>
            </w:r>
          </w:p>
        </w:tc>
        <w:tc>
          <w:tcPr>
            <w:tcW w:w="960" w:type="dxa"/>
            <w:noWrap/>
            <w:hideMark/>
          </w:tcPr>
          <w:p w14:paraId="4159D6C6" w14:textId="77777777" w:rsidR="00DB3380" w:rsidRPr="006924BE"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07" w:author="Christopher J. Patrick" w:date="2020-04-28T12:14:00Z">
                  <w:rPr>
                    <w:sz w:val="20"/>
                    <w:szCs w:val="20"/>
                  </w:rPr>
                </w:rPrChange>
              </w:rPr>
            </w:pPr>
            <w:r w:rsidRPr="006924BE">
              <w:rPr>
                <w:sz w:val="20"/>
                <w:szCs w:val="20"/>
                <w:highlight w:val="yellow"/>
                <w:rPrChange w:id="1108" w:author="Christopher J. Patrick" w:date="2020-04-28T12:14:00Z">
                  <w:rPr>
                    <w:sz w:val="20"/>
                    <w:szCs w:val="20"/>
                  </w:rPr>
                </w:rPrChange>
              </w:rPr>
              <w:t>0.404</w:t>
            </w:r>
          </w:p>
        </w:tc>
        <w:tc>
          <w:tcPr>
            <w:tcW w:w="1420" w:type="dxa"/>
            <w:noWrap/>
            <w:hideMark/>
          </w:tcPr>
          <w:p w14:paraId="2E913BFA" w14:textId="77777777" w:rsidR="00DB3380" w:rsidRPr="006924BE"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09" w:author="Christopher J. Patrick" w:date="2020-04-28T12:14:00Z">
                  <w:rPr>
                    <w:sz w:val="20"/>
                    <w:szCs w:val="20"/>
                  </w:rPr>
                </w:rPrChange>
              </w:rPr>
            </w:pPr>
            <w:r w:rsidRPr="006924BE">
              <w:rPr>
                <w:sz w:val="20"/>
                <w:szCs w:val="20"/>
                <w:highlight w:val="yellow"/>
                <w:rPrChange w:id="1110" w:author="Christopher J. Patrick" w:date="2020-04-28T12:14:00Z">
                  <w:rPr>
                    <w:sz w:val="20"/>
                    <w:szCs w:val="20"/>
                  </w:rPr>
                </w:rPrChange>
              </w:rPr>
              <w:t>5.420</w:t>
            </w:r>
          </w:p>
        </w:tc>
        <w:tc>
          <w:tcPr>
            <w:tcW w:w="960" w:type="dxa"/>
            <w:noWrap/>
            <w:hideMark/>
          </w:tcPr>
          <w:p w14:paraId="14B6BBB1" w14:textId="77777777" w:rsidR="00DB3380" w:rsidRPr="006924BE"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11" w:author="Christopher J. Patrick" w:date="2020-04-28T12:14:00Z">
                  <w:rPr>
                    <w:sz w:val="20"/>
                    <w:szCs w:val="20"/>
                  </w:rPr>
                </w:rPrChange>
              </w:rPr>
            </w:pPr>
            <w:r w:rsidRPr="006924BE">
              <w:rPr>
                <w:sz w:val="20"/>
                <w:szCs w:val="20"/>
                <w:highlight w:val="yellow"/>
                <w:rPrChange w:id="1112" w:author="Christopher J. Patrick" w:date="2020-04-28T12:14:00Z">
                  <w:rPr>
                    <w:sz w:val="20"/>
                    <w:szCs w:val="20"/>
                  </w:rPr>
                </w:rPrChange>
              </w:rPr>
              <w:t>0.048</w:t>
            </w:r>
          </w:p>
        </w:tc>
        <w:tc>
          <w:tcPr>
            <w:tcW w:w="960" w:type="dxa"/>
            <w:noWrap/>
            <w:hideMark/>
          </w:tcPr>
          <w:p w14:paraId="414B2EEC" w14:textId="77777777" w:rsidR="00DB3380" w:rsidRPr="006924BE"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13" w:author="Christopher J. Patrick" w:date="2020-04-28T12:14:00Z">
                  <w:rPr>
                    <w:sz w:val="20"/>
                    <w:szCs w:val="20"/>
                  </w:rPr>
                </w:rPrChange>
              </w:rPr>
            </w:pPr>
            <w:r w:rsidRPr="006924BE">
              <w:rPr>
                <w:sz w:val="20"/>
                <w:szCs w:val="20"/>
                <w:highlight w:val="yellow"/>
                <w:rPrChange w:id="1114" w:author="Christopher J. Patrick" w:date="2020-04-28T12:14:00Z">
                  <w:rPr>
                    <w:sz w:val="20"/>
                    <w:szCs w:val="20"/>
                  </w:rPr>
                </w:rPrChange>
              </w:rPr>
              <w:t>*</w:t>
            </w:r>
          </w:p>
        </w:tc>
      </w:tr>
      <w:tr w:rsidR="00DB3380" w:rsidRPr="00DB3380" w14:paraId="4F9CF52F"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38F96728" w14:textId="77777777" w:rsidR="00DB3380" w:rsidRPr="006924BE" w:rsidRDefault="00DB3380" w:rsidP="00DB3380">
            <w:pPr>
              <w:contextualSpacing/>
              <w:rPr>
                <w:b w:val="0"/>
                <w:bCs w:val="0"/>
                <w:sz w:val="20"/>
                <w:szCs w:val="20"/>
                <w:highlight w:val="yellow"/>
                <w:rPrChange w:id="1115" w:author="Christopher J. Patrick" w:date="2020-04-28T12:14:00Z">
                  <w:rPr>
                    <w:b w:val="0"/>
                    <w:bCs w:val="0"/>
                    <w:sz w:val="20"/>
                    <w:szCs w:val="20"/>
                  </w:rPr>
                </w:rPrChange>
              </w:rPr>
            </w:pPr>
            <w:r w:rsidRPr="006924BE">
              <w:rPr>
                <w:sz w:val="20"/>
                <w:szCs w:val="20"/>
                <w:highlight w:val="yellow"/>
                <w:rPrChange w:id="1116" w:author="Christopher J. Patrick" w:date="2020-04-28T12:14:00Z">
                  <w:rPr>
                    <w:sz w:val="20"/>
                    <w:szCs w:val="20"/>
                  </w:rPr>
                </w:rPrChange>
              </w:rPr>
              <w:t>Runoff</w:t>
            </w:r>
          </w:p>
        </w:tc>
        <w:tc>
          <w:tcPr>
            <w:tcW w:w="1087" w:type="dxa"/>
            <w:noWrap/>
            <w:hideMark/>
          </w:tcPr>
          <w:p w14:paraId="52F73030" w14:textId="77777777" w:rsidR="00DB3380" w:rsidRPr="006924BE"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17" w:author="Christopher J. Patrick" w:date="2020-04-28T12:14:00Z">
                  <w:rPr>
                    <w:sz w:val="20"/>
                    <w:szCs w:val="20"/>
                  </w:rPr>
                </w:rPrChange>
              </w:rPr>
            </w:pPr>
            <w:r w:rsidRPr="006924BE">
              <w:rPr>
                <w:sz w:val="20"/>
                <w:szCs w:val="20"/>
                <w:highlight w:val="yellow"/>
                <w:rPrChange w:id="1118" w:author="Christopher J. Patrick" w:date="2020-04-28T12:14:00Z">
                  <w:rPr>
                    <w:sz w:val="20"/>
                    <w:szCs w:val="20"/>
                  </w:rPr>
                </w:rPrChange>
              </w:rPr>
              <w:t>0.027</w:t>
            </w:r>
          </w:p>
        </w:tc>
        <w:tc>
          <w:tcPr>
            <w:tcW w:w="805" w:type="dxa"/>
            <w:noWrap/>
            <w:hideMark/>
          </w:tcPr>
          <w:p w14:paraId="7000864A" w14:textId="77777777" w:rsidR="00DB3380" w:rsidRPr="006924BE"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19" w:author="Christopher J. Patrick" w:date="2020-04-28T12:14:00Z">
                  <w:rPr>
                    <w:sz w:val="20"/>
                    <w:szCs w:val="20"/>
                  </w:rPr>
                </w:rPrChange>
              </w:rPr>
            </w:pPr>
            <w:r w:rsidRPr="006924BE">
              <w:rPr>
                <w:sz w:val="20"/>
                <w:szCs w:val="20"/>
                <w:highlight w:val="yellow"/>
                <w:rPrChange w:id="1120" w:author="Christopher J. Patrick" w:date="2020-04-28T12:14:00Z">
                  <w:rPr>
                    <w:sz w:val="20"/>
                    <w:szCs w:val="20"/>
                  </w:rPr>
                </w:rPrChange>
              </w:rPr>
              <w:t>8.000</w:t>
            </w:r>
          </w:p>
        </w:tc>
        <w:tc>
          <w:tcPr>
            <w:tcW w:w="960" w:type="dxa"/>
            <w:noWrap/>
            <w:hideMark/>
          </w:tcPr>
          <w:p w14:paraId="5F2CB174" w14:textId="77777777" w:rsidR="00DB3380" w:rsidRPr="006924BE"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21" w:author="Christopher J. Patrick" w:date="2020-04-28T12:14:00Z">
                  <w:rPr>
                    <w:sz w:val="20"/>
                    <w:szCs w:val="20"/>
                  </w:rPr>
                </w:rPrChange>
              </w:rPr>
            </w:pPr>
            <w:r w:rsidRPr="006924BE">
              <w:rPr>
                <w:sz w:val="20"/>
                <w:szCs w:val="20"/>
                <w:highlight w:val="yellow"/>
                <w:rPrChange w:id="1122" w:author="Christopher J. Patrick" w:date="2020-04-28T12:14:00Z">
                  <w:rPr>
                    <w:sz w:val="20"/>
                    <w:szCs w:val="20"/>
                  </w:rPr>
                </w:rPrChange>
              </w:rPr>
              <w:t>0.415</w:t>
            </w:r>
          </w:p>
        </w:tc>
        <w:tc>
          <w:tcPr>
            <w:tcW w:w="1420" w:type="dxa"/>
            <w:noWrap/>
            <w:hideMark/>
          </w:tcPr>
          <w:p w14:paraId="50A0909F" w14:textId="77777777" w:rsidR="00DB3380" w:rsidRPr="006924BE"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23" w:author="Christopher J. Patrick" w:date="2020-04-28T12:14:00Z">
                  <w:rPr>
                    <w:sz w:val="20"/>
                    <w:szCs w:val="20"/>
                  </w:rPr>
                </w:rPrChange>
              </w:rPr>
            </w:pPr>
            <w:r w:rsidRPr="006924BE">
              <w:rPr>
                <w:sz w:val="20"/>
                <w:szCs w:val="20"/>
                <w:highlight w:val="yellow"/>
                <w:rPrChange w:id="1124" w:author="Christopher J. Patrick" w:date="2020-04-28T12:14:00Z">
                  <w:rPr>
                    <w:sz w:val="20"/>
                    <w:szCs w:val="20"/>
                  </w:rPr>
                </w:rPrChange>
              </w:rPr>
              <w:t>5.668</w:t>
            </w:r>
          </w:p>
        </w:tc>
        <w:tc>
          <w:tcPr>
            <w:tcW w:w="960" w:type="dxa"/>
            <w:noWrap/>
            <w:hideMark/>
          </w:tcPr>
          <w:p w14:paraId="3AD909AA" w14:textId="77777777" w:rsidR="00DB3380" w:rsidRPr="006924BE"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25" w:author="Christopher J. Patrick" w:date="2020-04-28T12:14:00Z">
                  <w:rPr>
                    <w:sz w:val="20"/>
                    <w:szCs w:val="20"/>
                  </w:rPr>
                </w:rPrChange>
              </w:rPr>
            </w:pPr>
            <w:r w:rsidRPr="006924BE">
              <w:rPr>
                <w:sz w:val="20"/>
                <w:szCs w:val="20"/>
                <w:highlight w:val="yellow"/>
                <w:rPrChange w:id="1126" w:author="Christopher J. Patrick" w:date="2020-04-28T12:14:00Z">
                  <w:rPr>
                    <w:sz w:val="20"/>
                    <w:szCs w:val="20"/>
                  </w:rPr>
                </w:rPrChange>
              </w:rPr>
              <w:t>0.044</w:t>
            </w:r>
          </w:p>
        </w:tc>
        <w:tc>
          <w:tcPr>
            <w:tcW w:w="960" w:type="dxa"/>
            <w:noWrap/>
            <w:hideMark/>
          </w:tcPr>
          <w:p w14:paraId="335499CC" w14:textId="77777777" w:rsidR="00DB3380" w:rsidRPr="006924BE"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27" w:author="Christopher J. Patrick" w:date="2020-04-28T12:14:00Z">
                  <w:rPr>
                    <w:sz w:val="20"/>
                    <w:szCs w:val="20"/>
                  </w:rPr>
                </w:rPrChange>
              </w:rPr>
            </w:pPr>
            <w:r w:rsidRPr="006924BE">
              <w:rPr>
                <w:sz w:val="20"/>
                <w:szCs w:val="20"/>
                <w:highlight w:val="yellow"/>
                <w:rPrChange w:id="1128" w:author="Christopher J. Patrick" w:date="2020-04-28T12:14:00Z">
                  <w:rPr>
                    <w:sz w:val="20"/>
                    <w:szCs w:val="20"/>
                  </w:rPr>
                </w:rPrChange>
              </w:rPr>
              <w:t>*</w:t>
            </w:r>
          </w:p>
        </w:tc>
      </w:tr>
      <w:tr w:rsidR="00DB3380" w:rsidRPr="00DB3380" w14:paraId="491776FD"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376F041" w14:textId="77777777" w:rsidR="00DB3380" w:rsidRPr="00DB3380" w:rsidRDefault="00DB3380" w:rsidP="00DB3380">
            <w:pPr>
              <w:contextualSpacing/>
              <w:rPr>
                <w:b w:val="0"/>
                <w:bCs w:val="0"/>
                <w:sz w:val="20"/>
                <w:szCs w:val="20"/>
              </w:rPr>
            </w:pPr>
            <w:r w:rsidRPr="00DB3380">
              <w:rPr>
                <w:b w:val="0"/>
                <w:bCs w:val="0"/>
                <w:sz w:val="20"/>
                <w:szCs w:val="20"/>
              </w:rPr>
              <w:t>Soil.Org</w:t>
            </w:r>
          </w:p>
        </w:tc>
        <w:tc>
          <w:tcPr>
            <w:tcW w:w="1087" w:type="dxa"/>
            <w:noWrap/>
            <w:hideMark/>
          </w:tcPr>
          <w:p w14:paraId="14EBC1D6"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0.767</w:t>
            </w:r>
          </w:p>
        </w:tc>
        <w:tc>
          <w:tcPr>
            <w:tcW w:w="805" w:type="dxa"/>
            <w:noWrap/>
            <w:hideMark/>
          </w:tcPr>
          <w:p w14:paraId="3377E88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1A1FC52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0.090</w:t>
            </w:r>
          </w:p>
        </w:tc>
        <w:tc>
          <w:tcPr>
            <w:tcW w:w="1420" w:type="dxa"/>
            <w:noWrap/>
            <w:hideMark/>
          </w:tcPr>
          <w:p w14:paraId="4FDB41A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0.792</w:t>
            </w:r>
          </w:p>
        </w:tc>
        <w:tc>
          <w:tcPr>
            <w:tcW w:w="960" w:type="dxa"/>
            <w:noWrap/>
            <w:hideMark/>
          </w:tcPr>
          <w:p w14:paraId="2972B7B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0.400</w:t>
            </w:r>
          </w:p>
        </w:tc>
        <w:tc>
          <w:tcPr>
            <w:tcW w:w="960" w:type="dxa"/>
            <w:noWrap/>
            <w:hideMark/>
          </w:tcPr>
          <w:p w14:paraId="30FF316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77C45100"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43CACB1" w14:textId="77777777" w:rsidR="00DB3380" w:rsidRPr="00DB3380" w:rsidRDefault="00DB3380" w:rsidP="00DB3380">
            <w:pPr>
              <w:contextualSpacing/>
              <w:rPr>
                <w:b w:val="0"/>
                <w:bCs w:val="0"/>
                <w:sz w:val="20"/>
                <w:szCs w:val="20"/>
              </w:rPr>
            </w:pPr>
            <w:proofErr w:type="spellStart"/>
            <w:r w:rsidRPr="00DB3380">
              <w:rPr>
                <w:b w:val="0"/>
                <w:bCs w:val="0"/>
                <w:sz w:val="20"/>
                <w:szCs w:val="20"/>
              </w:rPr>
              <w:t>Soil.Perm</w:t>
            </w:r>
            <w:proofErr w:type="spellEnd"/>
          </w:p>
        </w:tc>
        <w:tc>
          <w:tcPr>
            <w:tcW w:w="1087" w:type="dxa"/>
            <w:noWrap/>
            <w:hideMark/>
          </w:tcPr>
          <w:p w14:paraId="46B9C18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-0.139</w:t>
            </w:r>
          </w:p>
        </w:tc>
        <w:tc>
          <w:tcPr>
            <w:tcW w:w="805" w:type="dxa"/>
            <w:noWrap/>
            <w:hideMark/>
          </w:tcPr>
          <w:p w14:paraId="5F42B0A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1C8021F5"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0.008</w:t>
            </w:r>
          </w:p>
        </w:tc>
        <w:tc>
          <w:tcPr>
            <w:tcW w:w="1420" w:type="dxa"/>
            <w:noWrap/>
            <w:hideMark/>
          </w:tcPr>
          <w:p w14:paraId="7AA37051"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0.062</w:t>
            </w:r>
          </w:p>
        </w:tc>
        <w:tc>
          <w:tcPr>
            <w:tcW w:w="960" w:type="dxa"/>
            <w:noWrap/>
            <w:hideMark/>
          </w:tcPr>
          <w:p w14:paraId="6B18DC1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0.809</w:t>
            </w:r>
          </w:p>
        </w:tc>
        <w:tc>
          <w:tcPr>
            <w:tcW w:w="960" w:type="dxa"/>
            <w:noWrap/>
            <w:hideMark/>
          </w:tcPr>
          <w:p w14:paraId="33C06A8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8C8EADF"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1646C87" w14:textId="77777777" w:rsidR="00DB3380" w:rsidRPr="00DB3380" w:rsidRDefault="00DB3380" w:rsidP="00DB3380">
            <w:pPr>
              <w:contextualSpacing/>
              <w:rPr>
                <w:b w:val="0"/>
                <w:bCs w:val="0"/>
                <w:sz w:val="20"/>
                <w:szCs w:val="20"/>
              </w:rPr>
            </w:pPr>
            <w:r w:rsidRPr="00DB3380">
              <w:rPr>
                <w:b w:val="0"/>
                <w:bCs w:val="0"/>
                <w:sz w:val="20"/>
                <w:szCs w:val="20"/>
              </w:rPr>
              <w:t>DO</w:t>
            </w:r>
          </w:p>
        </w:tc>
        <w:tc>
          <w:tcPr>
            <w:tcW w:w="1087" w:type="dxa"/>
            <w:noWrap/>
            <w:hideMark/>
          </w:tcPr>
          <w:p w14:paraId="44A456E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-0.143</w:t>
            </w:r>
          </w:p>
        </w:tc>
        <w:tc>
          <w:tcPr>
            <w:tcW w:w="805" w:type="dxa"/>
            <w:noWrap/>
            <w:hideMark/>
          </w:tcPr>
          <w:p w14:paraId="6FA5B56D"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32DFF9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0.031</w:t>
            </w:r>
          </w:p>
        </w:tc>
        <w:tc>
          <w:tcPr>
            <w:tcW w:w="1420" w:type="dxa"/>
            <w:noWrap/>
            <w:hideMark/>
          </w:tcPr>
          <w:p w14:paraId="56B2704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0.257</w:t>
            </w:r>
          </w:p>
        </w:tc>
        <w:tc>
          <w:tcPr>
            <w:tcW w:w="960" w:type="dxa"/>
            <w:noWrap/>
            <w:hideMark/>
          </w:tcPr>
          <w:p w14:paraId="168B729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0.626</w:t>
            </w:r>
          </w:p>
        </w:tc>
        <w:tc>
          <w:tcPr>
            <w:tcW w:w="960" w:type="dxa"/>
            <w:noWrap/>
            <w:hideMark/>
          </w:tcPr>
          <w:p w14:paraId="7EB820A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58EBC5EC"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EE76F50" w14:textId="77777777" w:rsidR="00DB3380" w:rsidRPr="00DB3380" w:rsidRDefault="00DB3380"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Cond)</w:t>
            </w:r>
          </w:p>
        </w:tc>
        <w:tc>
          <w:tcPr>
            <w:tcW w:w="1087" w:type="dxa"/>
            <w:noWrap/>
            <w:hideMark/>
          </w:tcPr>
          <w:p w14:paraId="1FA6251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-0.707</w:t>
            </w:r>
          </w:p>
        </w:tc>
        <w:tc>
          <w:tcPr>
            <w:tcW w:w="805" w:type="dxa"/>
            <w:noWrap/>
            <w:hideMark/>
          </w:tcPr>
          <w:p w14:paraId="43EA5CD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10F9853F"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0.260</w:t>
            </w:r>
          </w:p>
        </w:tc>
        <w:tc>
          <w:tcPr>
            <w:tcW w:w="1420" w:type="dxa"/>
            <w:noWrap/>
            <w:hideMark/>
          </w:tcPr>
          <w:p w14:paraId="4F79782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2.808</w:t>
            </w:r>
          </w:p>
        </w:tc>
        <w:tc>
          <w:tcPr>
            <w:tcW w:w="960" w:type="dxa"/>
            <w:noWrap/>
            <w:hideMark/>
          </w:tcPr>
          <w:p w14:paraId="02029DA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0.132</w:t>
            </w:r>
          </w:p>
        </w:tc>
        <w:tc>
          <w:tcPr>
            <w:tcW w:w="960" w:type="dxa"/>
            <w:noWrap/>
            <w:hideMark/>
          </w:tcPr>
          <w:p w14:paraId="3967A9D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0788F82B"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6814C247" w14:textId="77777777" w:rsidR="00DB3380" w:rsidRPr="00DB3380" w:rsidRDefault="00DB3380"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NO3-)</w:t>
            </w:r>
          </w:p>
        </w:tc>
        <w:tc>
          <w:tcPr>
            <w:tcW w:w="1087" w:type="dxa"/>
            <w:noWrap/>
            <w:hideMark/>
          </w:tcPr>
          <w:p w14:paraId="7F6E0BE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0.005</w:t>
            </w:r>
          </w:p>
        </w:tc>
        <w:tc>
          <w:tcPr>
            <w:tcW w:w="805" w:type="dxa"/>
            <w:noWrap/>
            <w:hideMark/>
          </w:tcPr>
          <w:p w14:paraId="3BCCD07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3B66AD8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0.000</w:t>
            </w:r>
          </w:p>
        </w:tc>
        <w:tc>
          <w:tcPr>
            <w:tcW w:w="1420" w:type="dxa"/>
            <w:noWrap/>
            <w:hideMark/>
          </w:tcPr>
          <w:p w14:paraId="6D1B689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0.000</w:t>
            </w:r>
          </w:p>
        </w:tc>
        <w:tc>
          <w:tcPr>
            <w:tcW w:w="960" w:type="dxa"/>
            <w:noWrap/>
            <w:hideMark/>
          </w:tcPr>
          <w:p w14:paraId="4F880ED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0.992</w:t>
            </w:r>
          </w:p>
        </w:tc>
        <w:tc>
          <w:tcPr>
            <w:tcW w:w="960" w:type="dxa"/>
            <w:noWrap/>
            <w:hideMark/>
          </w:tcPr>
          <w:p w14:paraId="31AE51E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5794D012"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CA536A8" w14:textId="77777777" w:rsidR="00DB3380" w:rsidRPr="00DB3380" w:rsidRDefault="00DB3380" w:rsidP="00DB3380">
            <w:pPr>
              <w:contextualSpacing/>
              <w:rPr>
                <w:b w:val="0"/>
                <w:bCs w:val="0"/>
                <w:sz w:val="20"/>
                <w:szCs w:val="20"/>
              </w:rPr>
            </w:pPr>
            <w:r w:rsidRPr="00DB3380">
              <w:rPr>
                <w:b w:val="0"/>
                <w:bCs w:val="0"/>
                <w:sz w:val="20"/>
                <w:szCs w:val="20"/>
              </w:rPr>
              <w:t>NH</w:t>
            </w:r>
            <w:r w:rsidRPr="00DB3380">
              <w:rPr>
                <w:b w:val="0"/>
                <w:bCs w:val="0"/>
                <w:sz w:val="20"/>
                <w:szCs w:val="20"/>
                <w:vertAlign w:val="subscript"/>
              </w:rPr>
              <w:t>4</w:t>
            </w:r>
            <w:r w:rsidRPr="00DB3380">
              <w:rPr>
                <w:b w:val="0"/>
                <w:bCs w:val="0"/>
                <w:sz w:val="20"/>
                <w:szCs w:val="20"/>
                <w:vertAlign w:val="superscript"/>
              </w:rPr>
              <w:t>+</w:t>
            </w:r>
          </w:p>
        </w:tc>
        <w:tc>
          <w:tcPr>
            <w:tcW w:w="1087" w:type="dxa"/>
            <w:noWrap/>
            <w:hideMark/>
          </w:tcPr>
          <w:p w14:paraId="592E84E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-10.672</w:t>
            </w:r>
          </w:p>
        </w:tc>
        <w:tc>
          <w:tcPr>
            <w:tcW w:w="805" w:type="dxa"/>
            <w:noWrap/>
            <w:hideMark/>
          </w:tcPr>
          <w:p w14:paraId="68AC67E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391B03A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0.227</w:t>
            </w:r>
          </w:p>
        </w:tc>
        <w:tc>
          <w:tcPr>
            <w:tcW w:w="1420" w:type="dxa"/>
            <w:noWrap/>
            <w:hideMark/>
          </w:tcPr>
          <w:p w14:paraId="5C67E55F"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2.343</w:t>
            </w:r>
          </w:p>
        </w:tc>
        <w:tc>
          <w:tcPr>
            <w:tcW w:w="960" w:type="dxa"/>
            <w:noWrap/>
            <w:hideMark/>
          </w:tcPr>
          <w:p w14:paraId="18D7673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0.164</w:t>
            </w:r>
          </w:p>
        </w:tc>
        <w:tc>
          <w:tcPr>
            <w:tcW w:w="960" w:type="dxa"/>
            <w:noWrap/>
            <w:hideMark/>
          </w:tcPr>
          <w:p w14:paraId="1A9EC26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62D72286"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2FF168A" w14:textId="77777777" w:rsidR="00DB3380" w:rsidRPr="00DB3380" w:rsidRDefault="00DB3380" w:rsidP="00DB3380">
            <w:pPr>
              <w:contextualSpacing/>
              <w:rPr>
                <w:b w:val="0"/>
                <w:bCs w:val="0"/>
                <w:sz w:val="20"/>
                <w:szCs w:val="20"/>
              </w:rPr>
            </w:pPr>
            <w:r w:rsidRPr="00DB3380">
              <w:rPr>
                <w:b w:val="0"/>
                <w:bCs w:val="0"/>
                <w:sz w:val="20"/>
                <w:szCs w:val="20"/>
              </w:rPr>
              <w:t>pH</w:t>
            </w:r>
          </w:p>
        </w:tc>
        <w:tc>
          <w:tcPr>
            <w:tcW w:w="1087" w:type="dxa"/>
            <w:noWrap/>
            <w:hideMark/>
          </w:tcPr>
          <w:p w14:paraId="0F10510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-0.160</w:t>
            </w:r>
          </w:p>
        </w:tc>
        <w:tc>
          <w:tcPr>
            <w:tcW w:w="805" w:type="dxa"/>
            <w:noWrap/>
            <w:hideMark/>
          </w:tcPr>
          <w:p w14:paraId="00002E9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220738A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0.002</w:t>
            </w:r>
          </w:p>
        </w:tc>
        <w:tc>
          <w:tcPr>
            <w:tcW w:w="1420" w:type="dxa"/>
            <w:noWrap/>
            <w:hideMark/>
          </w:tcPr>
          <w:p w14:paraId="0A165A6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0.016</w:t>
            </w:r>
          </w:p>
        </w:tc>
        <w:tc>
          <w:tcPr>
            <w:tcW w:w="960" w:type="dxa"/>
            <w:noWrap/>
            <w:hideMark/>
          </w:tcPr>
          <w:p w14:paraId="16971E5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0.901</w:t>
            </w:r>
          </w:p>
        </w:tc>
        <w:tc>
          <w:tcPr>
            <w:tcW w:w="960" w:type="dxa"/>
            <w:noWrap/>
            <w:hideMark/>
          </w:tcPr>
          <w:p w14:paraId="3E73282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4084F8C3"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725452C8" w14:textId="77777777" w:rsidR="00DB3380" w:rsidRPr="00DB3380" w:rsidRDefault="00DB3380" w:rsidP="00DB3380">
            <w:pPr>
              <w:contextualSpacing/>
              <w:rPr>
                <w:b w:val="0"/>
                <w:bCs w:val="0"/>
                <w:sz w:val="20"/>
                <w:szCs w:val="20"/>
              </w:rPr>
            </w:pPr>
            <w:r w:rsidRPr="00DB3380">
              <w:rPr>
                <w:b w:val="0"/>
                <w:bCs w:val="0"/>
                <w:sz w:val="20"/>
                <w:szCs w:val="20"/>
              </w:rPr>
              <w:t>PO</w:t>
            </w:r>
            <w:r w:rsidRPr="00DB3380">
              <w:rPr>
                <w:b w:val="0"/>
                <w:bCs w:val="0"/>
                <w:sz w:val="20"/>
                <w:szCs w:val="20"/>
                <w:vertAlign w:val="subscript"/>
              </w:rPr>
              <w:t>4</w:t>
            </w:r>
            <w:r w:rsidRPr="00DB3380">
              <w:rPr>
                <w:b w:val="0"/>
                <w:bCs w:val="0"/>
                <w:sz w:val="20"/>
                <w:szCs w:val="20"/>
                <w:vertAlign w:val="superscript"/>
              </w:rPr>
              <w:t>-</w:t>
            </w:r>
          </w:p>
        </w:tc>
        <w:tc>
          <w:tcPr>
            <w:tcW w:w="1087" w:type="dxa"/>
            <w:noWrap/>
            <w:hideMark/>
          </w:tcPr>
          <w:p w14:paraId="27F8B64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-0.341</w:t>
            </w:r>
          </w:p>
        </w:tc>
        <w:tc>
          <w:tcPr>
            <w:tcW w:w="805" w:type="dxa"/>
            <w:noWrap/>
            <w:hideMark/>
          </w:tcPr>
          <w:p w14:paraId="0B75596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2FF359D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0.151</w:t>
            </w:r>
          </w:p>
        </w:tc>
        <w:tc>
          <w:tcPr>
            <w:tcW w:w="1420" w:type="dxa"/>
            <w:noWrap/>
            <w:hideMark/>
          </w:tcPr>
          <w:p w14:paraId="25CAB1B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1.428</w:t>
            </w:r>
          </w:p>
        </w:tc>
        <w:tc>
          <w:tcPr>
            <w:tcW w:w="960" w:type="dxa"/>
            <w:noWrap/>
            <w:hideMark/>
          </w:tcPr>
          <w:p w14:paraId="6C10E28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0.266</w:t>
            </w:r>
          </w:p>
        </w:tc>
        <w:tc>
          <w:tcPr>
            <w:tcW w:w="960" w:type="dxa"/>
            <w:noWrap/>
            <w:hideMark/>
          </w:tcPr>
          <w:p w14:paraId="5ECED9C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8A242F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8483265" w14:textId="77777777" w:rsidR="00DB3380" w:rsidRPr="00DB3380" w:rsidRDefault="00DB3380" w:rsidP="00DB3380">
            <w:pPr>
              <w:contextualSpacing/>
              <w:rPr>
                <w:b w:val="0"/>
                <w:bCs w:val="0"/>
                <w:sz w:val="20"/>
                <w:szCs w:val="20"/>
              </w:rPr>
            </w:pPr>
            <w:proofErr w:type="spellStart"/>
            <w:proofErr w:type="gramStart"/>
            <w:r w:rsidRPr="00DB3380">
              <w:rPr>
                <w:b w:val="0"/>
                <w:bCs w:val="0"/>
                <w:sz w:val="20"/>
                <w:szCs w:val="20"/>
              </w:rPr>
              <w:t>T.water</w:t>
            </w:r>
            <w:proofErr w:type="spellEnd"/>
            <w:proofErr w:type="gramEnd"/>
          </w:p>
        </w:tc>
        <w:tc>
          <w:tcPr>
            <w:tcW w:w="1087" w:type="dxa"/>
            <w:noWrap/>
            <w:hideMark/>
          </w:tcPr>
          <w:p w14:paraId="14C23991"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-0.148</w:t>
            </w:r>
          </w:p>
        </w:tc>
        <w:tc>
          <w:tcPr>
            <w:tcW w:w="805" w:type="dxa"/>
            <w:noWrap/>
            <w:hideMark/>
          </w:tcPr>
          <w:p w14:paraId="7A27203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A0C45E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0.097</w:t>
            </w:r>
          </w:p>
        </w:tc>
        <w:tc>
          <w:tcPr>
            <w:tcW w:w="1420" w:type="dxa"/>
            <w:noWrap/>
            <w:hideMark/>
          </w:tcPr>
          <w:p w14:paraId="53E1CFD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0.864</w:t>
            </w:r>
          </w:p>
        </w:tc>
        <w:tc>
          <w:tcPr>
            <w:tcW w:w="960" w:type="dxa"/>
            <w:noWrap/>
            <w:hideMark/>
          </w:tcPr>
          <w:p w14:paraId="18EF0B5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0.380</w:t>
            </w:r>
          </w:p>
        </w:tc>
        <w:tc>
          <w:tcPr>
            <w:tcW w:w="960" w:type="dxa"/>
            <w:noWrap/>
            <w:hideMark/>
          </w:tcPr>
          <w:p w14:paraId="25924D0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600B085D"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3EFB867" w14:textId="77777777" w:rsidR="00DB3380" w:rsidRPr="00DB3380" w:rsidRDefault="00DB3380" w:rsidP="00DB3380">
            <w:pPr>
              <w:contextualSpacing/>
              <w:rPr>
                <w:b w:val="0"/>
                <w:bCs w:val="0"/>
                <w:sz w:val="20"/>
                <w:szCs w:val="20"/>
              </w:rPr>
            </w:pPr>
            <w:r w:rsidRPr="00DB3380">
              <w:rPr>
                <w:b w:val="0"/>
                <w:bCs w:val="0"/>
                <w:sz w:val="20"/>
                <w:szCs w:val="20"/>
              </w:rPr>
              <w:t>Turbidity</w:t>
            </w:r>
          </w:p>
        </w:tc>
        <w:tc>
          <w:tcPr>
            <w:tcW w:w="1087" w:type="dxa"/>
            <w:noWrap/>
            <w:hideMark/>
          </w:tcPr>
          <w:p w14:paraId="1E82039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0.052</w:t>
            </w:r>
          </w:p>
        </w:tc>
        <w:tc>
          <w:tcPr>
            <w:tcW w:w="805" w:type="dxa"/>
            <w:noWrap/>
            <w:hideMark/>
          </w:tcPr>
          <w:p w14:paraId="7CD065D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61E096F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0.133</w:t>
            </w:r>
          </w:p>
        </w:tc>
        <w:tc>
          <w:tcPr>
            <w:tcW w:w="1420" w:type="dxa"/>
            <w:noWrap/>
            <w:hideMark/>
          </w:tcPr>
          <w:p w14:paraId="000D61A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1.230</w:t>
            </w:r>
          </w:p>
        </w:tc>
        <w:tc>
          <w:tcPr>
            <w:tcW w:w="960" w:type="dxa"/>
            <w:noWrap/>
            <w:hideMark/>
          </w:tcPr>
          <w:p w14:paraId="1C68BD55"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0.300</w:t>
            </w:r>
          </w:p>
        </w:tc>
        <w:tc>
          <w:tcPr>
            <w:tcW w:w="960" w:type="dxa"/>
            <w:noWrap/>
            <w:hideMark/>
          </w:tcPr>
          <w:p w14:paraId="7934220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420A9BD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24CC81B" w14:textId="77777777" w:rsidR="00DB3380" w:rsidRPr="00DB3380" w:rsidRDefault="00DB3380" w:rsidP="00DB3380">
            <w:pPr>
              <w:contextualSpacing/>
              <w:rPr>
                <w:b w:val="0"/>
                <w:bCs w:val="0"/>
                <w:sz w:val="20"/>
                <w:szCs w:val="20"/>
              </w:rPr>
            </w:pPr>
            <w:proofErr w:type="spellStart"/>
            <w:r w:rsidRPr="00DB3380">
              <w:rPr>
                <w:b w:val="0"/>
                <w:bCs w:val="0"/>
                <w:sz w:val="20"/>
                <w:szCs w:val="20"/>
              </w:rPr>
              <w:t>Bank.H</w:t>
            </w:r>
            <w:proofErr w:type="spellEnd"/>
          </w:p>
        </w:tc>
        <w:tc>
          <w:tcPr>
            <w:tcW w:w="1087" w:type="dxa"/>
            <w:noWrap/>
            <w:hideMark/>
          </w:tcPr>
          <w:p w14:paraId="76A571F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-4.215</w:t>
            </w:r>
          </w:p>
        </w:tc>
        <w:tc>
          <w:tcPr>
            <w:tcW w:w="805" w:type="dxa"/>
            <w:noWrap/>
            <w:hideMark/>
          </w:tcPr>
          <w:p w14:paraId="44133AB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30BFB0A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0.332</w:t>
            </w:r>
          </w:p>
        </w:tc>
        <w:tc>
          <w:tcPr>
            <w:tcW w:w="1420" w:type="dxa"/>
            <w:noWrap/>
            <w:hideMark/>
          </w:tcPr>
          <w:p w14:paraId="44E7F4E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3.980</w:t>
            </w:r>
          </w:p>
        </w:tc>
        <w:tc>
          <w:tcPr>
            <w:tcW w:w="960" w:type="dxa"/>
            <w:noWrap/>
            <w:hideMark/>
          </w:tcPr>
          <w:p w14:paraId="11AAB7F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0.081</w:t>
            </w:r>
          </w:p>
        </w:tc>
        <w:tc>
          <w:tcPr>
            <w:tcW w:w="960" w:type="dxa"/>
            <w:noWrap/>
            <w:hideMark/>
          </w:tcPr>
          <w:p w14:paraId="5D5FDF6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467173C0"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C09084E" w14:textId="77777777" w:rsidR="00DB3380" w:rsidRPr="00DB3380" w:rsidRDefault="00DB3380" w:rsidP="00DB3380">
            <w:pPr>
              <w:contextualSpacing/>
              <w:rPr>
                <w:b w:val="0"/>
                <w:bCs w:val="0"/>
                <w:sz w:val="20"/>
                <w:szCs w:val="20"/>
              </w:rPr>
            </w:pPr>
            <w:r w:rsidRPr="00DB3380">
              <w:rPr>
                <w:b w:val="0"/>
                <w:bCs w:val="0"/>
                <w:sz w:val="20"/>
                <w:szCs w:val="20"/>
              </w:rPr>
              <w:t>Canopy</w:t>
            </w:r>
          </w:p>
        </w:tc>
        <w:tc>
          <w:tcPr>
            <w:tcW w:w="1087" w:type="dxa"/>
            <w:noWrap/>
            <w:hideMark/>
          </w:tcPr>
          <w:p w14:paraId="71906E9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-0.025</w:t>
            </w:r>
          </w:p>
        </w:tc>
        <w:tc>
          <w:tcPr>
            <w:tcW w:w="805" w:type="dxa"/>
            <w:noWrap/>
            <w:hideMark/>
          </w:tcPr>
          <w:p w14:paraId="4CEF003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07E8909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0.308</w:t>
            </w:r>
          </w:p>
        </w:tc>
        <w:tc>
          <w:tcPr>
            <w:tcW w:w="1420" w:type="dxa"/>
            <w:noWrap/>
            <w:hideMark/>
          </w:tcPr>
          <w:p w14:paraId="0000547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3.555</w:t>
            </w:r>
          </w:p>
        </w:tc>
        <w:tc>
          <w:tcPr>
            <w:tcW w:w="960" w:type="dxa"/>
            <w:noWrap/>
            <w:hideMark/>
          </w:tcPr>
          <w:p w14:paraId="27B6128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0.096</w:t>
            </w:r>
          </w:p>
        </w:tc>
        <w:tc>
          <w:tcPr>
            <w:tcW w:w="960" w:type="dxa"/>
            <w:noWrap/>
            <w:hideMark/>
          </w:tcPr>
          <w:p w14:paraId="0EF0C991"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903465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9726FCF" w14:textId="77777777" w:rsidR="00DB3380" w:rsidRPr="00DB3380" w:rsidRDefault="00DB3380" w:rsidP="00DB3380">
            <w:pPr>
              <w:contextualSpacing/>
              <w:rPr>
                <w:b w:val="0"/>
                <w:bCs w:val="0"/>
                <w:sz w:val="20"/>
                <w:szCs w:val="20"/>
              </w:rPr>
            </w:pPr>
            <w:r w:rsidRPr="00DB3380">
              <w:rPr>
                <w:b w:val="0"/>
                <w:bCs w:val="0"/>
                <w:sz w:val="20"/>
                <w:szCs w:val="20"/>
              </w:rPr>
              <w:t>d50</w:t>
            </w:r>
          </w:p>
        </w:tc>
        <w:tc>
          <w:tcPr>
            <w:tcW w:w="1087" w:type="dxa"/>
            <w:noWrap/>
            <w:hideMark/>
          </w:tcPr>
          <w:p w14:paraId="063810A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-0.019</w:t>
            </w:r>
          </w:p>
        </w:tc>
        <w:tc>
          <w:tcPr>
            <w:tcW w:w="805" w:type="dxa"/>
            <w:noWrap/>
            <w:hideMark/>
          </w:tcPr>
          <w:p w14:paraId="2FE274F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1DAEBD7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0.022</w:t>
            </w:r>
          </w:p>
        </w:tc>
        <w:tc>
          <w:tcPr>
            <w:tcW w:w="1420" w:type="dxa"/>
            <w:noWrap/>
            <w:hideMark/>
          </w:tcPr>
          <w:p w14:paraId="53A84B5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0.178</w:t>
            </w:r>
          </w:p>
        </w:tc>
        <w:tc>
          <w:tcPr>
            <w:tcW w:w="960" w:type="dxa"/>
            <w:noWrap/>
            <w:hideMark/>
          </w:tcPr>
          <w:p w14:paraId="7A5FF84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0.684</w:t>
            </w:r>
          </w:p>
        </w:tc>
        <w:tc>
          <w:tcPr>
            <w:tcW w:w="960" w:type="dxa"/>
            <w:noWrap/>
            <w:hideMark/>
          </w:tcPr>
          <w:p w14:paraId="4EC50FFD"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56E8182B"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DAE1A87" w14:textId="77777777" w:rsidR="00DB3380" w:rsidRPr="00DB3380" w:rsidRDefault="00DB3380" w:rsidP="00DB3380">
            <w:pPr>
              <w:contextualSpacing/>
              <w:rPr>
                <w:b w:val="0"/>
                <w:bCs w:val="0"/>
                <w:sz w:val="20"/>
                <w:szCs w:val="20"/>
              </w:rPr>
            </w:pPr>
            <w:proofErr w:type="spellStart"/>
            <w:r w:rsidRPr="00DB3380">
              <w:rPr>
                <w:b w:val="0"/>
                <w:bCs w:val="0"/>
                <w:sz w:val="20"/>
                <w:szCs w:val="20"/>
              </w:rPr>
              <w:t>Rosgen</w:t>
            </w:r>
            <w:proofErr w:type="spellEnd"/>
          </w:p>
        </w:tc>
        <w:tc>
          <w:tcPr>
            <w:tcW w:w="1087" w:type="dxa"/>
            <w:noWrap/>
            <w:hideMark/>
          </w:tcPr>
          <w:p w14:paraId="6B3C530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0.028</w:t>
            </w:r>
          </w:p>
        </w:tc>
        <w:tc>
          <w:tcPr>
            <w:tcW w:w="805" w:type="dxa"/>
            <w:noWrap/>
            <w:hideMark/>
          </w:tcPr>
          <w:p w14:paraId="044A3745"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2E37122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0.005</w:t>
            </w:r>
          </w:p>
        </w:tc>
        <w:tc>
          <w:tcPr>
            <w:tcW w:w="1420" w:type="dxa"/>
            <w:noWrap/>
            <w:hideMark/>
          </w:tcPr>
          <w:p w14:paraId="11BF617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0.038</w:t>
            </w:r>
          </w:p>
        </w:tc>
        <w:tc>
          <w:tcPr>
            <w:tcW w:w="960" w:type="dxa"/>
            <w:noWrap/>
            <w:hideMark/>
          </w:tcPr>
          <w:p w14:paraId="760A03A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0.851</w:t>
            </w:r>
          </w:p>
        </w:tc>
        <w:tc>
          <w:tcPr>
            <w:tcW w:w="960" w:type="dxa"/>
            <w:noWrap/>
            <w:hideMark/>
          </w:tcPr>
          <w:p w14:paraId="793A916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bl>
    <w:p w14:paraId="54BFE0F2" w14:textId="40EE022E" w:rsidR="001C3136" w:rsidRDefault="001C3136" w:rsidP="009A7FCE">
      <w:pPr>
        <w:spacing w:line="480" w:lineRule="auto"/>
        <w:contextualSpacing/>
      </w:pPr>
      <w:r>
        <w:t xml:space="preserve">Table 9. Linear regressions of </w:t>
      </w:r>
      <w:r w:rsidR="00DB3380">
        <w:t xml:space="preserve">fish community rarified richness versus </w:t>
      </w:r>
      <w:r>
        <w:t>environmental predictors.</w:t>
      </w:r>
    </w:p>
    <w:p w14:paraId="7BF311AC" w14:textId="7A96E621" w:rsidR="001C3136" w:rsidRDefault="001C3136" w:rsidP="009A7FCE">
      <w:pPr>
        <w:spacing w:line="480" w:lineRule="auto"/>
        <w:contextualSpacing/>
      </w:pPr>
    </w:p>
    <w:p w14:paraId="0A0770C2" w14:textId="3986AFE4" w:rsidR="00140764" w:rsidRDefault="00140764" w:rsidP="009A7FCE">
      <w:pPr>
        <w:spacing w:line="480" w:lineRule="auto"/>
        <w:contextualSpacing/>
      </w:pPr>
    </w:p>
    <w:p w14:paraId="7F169F02" w14:textId="5507A625" w:rsidR="00140764" w:rsidRDefault="00140764" w:rsidP="009A7FCE">
      <w:pPr>
        <w:spacing w:line="480" w:lineRule="auto"/>
        <w:contextualSpacing/>
      </w:pPr>
    </w:p>
    <w:p w14:paraId="217DCF61" w14:textId="5F1FD093" w:rsidR="00140764" w:rsidRDefault="00140764" w:rsidP="009A7FCE">
      <w:pPr>
        <w:spacing w:line="480" w:lineRule="auto"/>
        <w:contextualSpacing/>
      </w:pPr>
    </w:p>
    <w:p w14:paraId="62918432" w14:textId="305F72BC" w:rsidR="00140764" w:rsidRDefault="00140764" w:rsidP="009A7FCE">
      <w:pPr>
        <w:spacing w:line="480" w:lineRule="auto"/>
        <w:contextualSpacing/>
      </w:pPr>
    </w:p>
    <w:p w14:paraId="58C15E60" w14:textId="77777777" w:rsidR="00140764" w:rsidRDefault="00140764" w:rsidP="009A7FCE">
      <w:pPr>
        <w:spacing w:line="480" w:lineRule="auto"/>
        <w:contextualSpacing/>
      </w:pPr>
    </w:p>
    <w:tbl>
      <w:tblPr>
        <w:tblStyle w:val="PlainTable4"/>
        <w:tblW w:w="0" w:type="auto"/>
        <w:tblLook w:val="04A0" w:firstRow="1" w:lastRow="0" w:firstColumn="1" w:lastColumn="0" w:noHBand="0" w:noVBand="1"/>
      </w:tblPr>
      <w:tblGrid>
        <w:gridCol w:w="1653"/>
        <w:gridCol w:w="949"/>
        <w:gridCol w:w="383"/>
        <w:gridCol w:w="960"/>
        <w:gridCol w:w="1100"/>
        <w:gridCol w:w="960"/>
        <w:gridCol w:w="960"/>
      </w:tblGrid>
      <w:tr w:rsidR="00284BED" w:rsidRPr="00284BED" w14:paraId="1B714FB9" w14:textId="77777777" w:rsidTr="00DB338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5" w:type="dxa"/>
            <w:gridSpan w:val="3"/>
            <w:noWrap/>
            <w:hideMark/>
          </w:tcPr>
          <w:p w14:paraId="55AE6DAA" w14:textId="77777777" w:rsidR="00284BED" w:rsidRPr="00284BED" w:rsidRDefault="00284BED" w:rsidP="00DB3380">
            <w:pPr>
              <w:contextualSpacing/>
              <w:rPr>
                <w:sz w:val="20"/>
                <w:szCs w:val="20"/>
              </w:rPr>
            </w:pPr>
            <w:r w:rsidRPr="00284BED">
              <w:rPr>
                <w:sz w:val="20"/>
                <w:szCs w:val="20"/>
              </w:rPr>
              <w:lastRenderedPageBreak/>
              <w:t xml:space="preserve">Shannon Diversity - Fish </w:t>
            </w:r>
          </w:p>
        </w:tc>
        <w:tc>
          <w:tcPr>
            <w:tcW w:w="960" w:type="dxa"/>
            <w:noWrap/>
            <w:hideMark/>
          </w:tcPr>
          <w:p w14:paraId="1FB1EA93"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1100" w:type="dxa"/>
            <w:noWrap/>
            <w:hideMark/>
          </w:tcPr>
          <w:p w14:paraId="0780DEC0"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noWrap/>
            <w:hideMark/>
          </w:tcPr>
          <w:p w14:paraId="75EE1AF4"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noWrap/>
            <w:hideMark/>
          </w:tcPr>
          <w:p w14:paraId="4A8CED1D"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284BED" w:rsidRPr="00284BED" w14:paraId="21531C05" w14:textId="77777777" w:rsidTr="00DB338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650C2C0B" w14:textId="77777777" w:rsidR="00284BED" w:rsidRPr="00DB3380" w:rsidRDefault="00284BED" w:rsidP="00DB3380">
            <w:pPr>
              <w:contextualSpacing/>
              <w:rPr>
                <w:b w:val="0"/>
                <w:bCs w:val="0"/>
                <w:sz w:val="20"/>
                <w:szCs w:val="20"/>
              </w:rPr>
            </w:pPr>
            <w:r w:rsidRPr="00DB3380">
              <w:rPr>
                <w:b w:val="0"/>
                <w:bCs w:val="0"/>
                <w:sz w:val="20"/>
                <w:szCs w:val="20"/>
              </w:rPr>
              <w:t>Predictor</w:t>
            </w:r>
          </w:p>
        </w:tc>
        <w:tc>
          <w:tcPr>
            <w:tcW w:w="949" w:type="dxa"/>
            <w:noWrap/>
            <w:hideMark/>
          </w:tcPr>
          <w:p w14:paraId="1F0298E9"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Slope</w:t>
            </w:r>
          </w:p>
        </w:tc>
        <w:tc>
          <w:tcPr>
            <w:tcW w:w="383" w:type="dxa"/>
            <w:noWrap/>
            <w:hideMark/>
          </w:tcPr>
          <w:p w14:paraId="41B0E03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df</w:t>
            </w:r>
          </w:p>
        </w:tc>
        <w:tc>
          <w:tcPr>
            <w:tcW w:w="960" w:type="dxa"/>
            <w:noWrap/>
            <w:hideMark/>
          </w:tcPr>
          <w:p w14:paraId="3997437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R</w:t>
            </w:r>
            <w:r w:rsidRPr="00284BED">
              <w:rPr>
                <w:sz w:val="20"/>
                <w:szCs w:val="20"/>
                <w:vertAlign w:val="superscript"/>
              </w:rPr>
              <w:t>2</w:t>
            </w:r>
          </w:p>
        </w:tc>
        <w:tc>
          <w:tcPr>
            <w:tcW w:w="1100" w:type="dxa"/>
            <w:noWrap/>
            <w:hideMark/>
          </w:tcPr>
          <w:p w14:paraId="7B046573"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F statistic</w:t>
            </w:r>
          </w:p>
        </w:tc>
        <w:tc>
          <w:tcPr>
            <w:tcW w:w="960" w:type="dxa"/>
            <w:noWrap/>
            <w:hideMark/>
          </w:tcPr>
          <w:p w14:paraId="72B4ED9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i/>
                <w:iCs/>
                <w:sz w:val="20"/>
                <w:szCs w:val="20"/>
              </w:rPr>
              <w:t>p-</w:t>
            </w:r>
            <w:r w:rsidRPr="00284BED">
              <w:rPr>
                <w:sz w:val="20"/>
                <w:szCs w:val="20"/>
              </w:rPr>
              <w:t>value</w:t>
            </w:r>
          </w:p>
        </w:tc>
        <w:tc>
          <w:tcPr>
            <w:tcW w:w="960" w:type="dxa"/>
            <w:noWrap/>
            <w:hideMark/>
          </w:tcPr>
          <w:p w14:paraId="220B29E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i/>
                <w:iCs/>
                <w:sz w:val="20"/>
                <w:szCs w:val="20"/>
              </w:rPr>
              <w:t>p</w:t>
            </w:r>
            <w:r w:rsidRPr="00284BED">
              <w:rPr>
                <w:sz w:val="20"/>
                <w:szCs w:val="20"/>
              </w:rPr>
              <w:t xml:space="preserve"> &lt; .05</w:t>
            </w:r>
          </w:p>
        </w:tc>
      </w:tr>
      <w:tr w:rsidR="00284BED" w:rsidRPr="00284BED" w14:paraId="3DA6391C"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0C66BFE4" w14:textId="77777777" w:rsidR="00284BED" w:rsidRPr="006924BE" w:rsidRDefault="00284BED" w:rsidP="00DB3380">
            <w:pPr>
              <w:contextualSpacing/>
              <w:rPr>
                <w:b w:val="0"/>
                <w:bCs w:val="0"/>
                <w:sz w:val="20"/>
                <w:szCs w:val="20"/>
                <w:highlight w:val="yellow"/>
                <w:rPrChange w:id="1129" w:author="Christopher J. Patrick" w:date="2020-04-28T12:14:00Z">
                  <w:rPr>
                    <w:b w:val="0"/>
                    <w:bCs w:val="0"/>
                    <w:sz w:val="20"/>
                    <w:szCs w:val="20"/>
                  </w:rPr>
                </w:rPrChange>
              </w:rPr>
            </w:pPr>
            <w:r w:rsidRPr="006924BE">
              <w:rPr>
                <w:sz w:val="20"/>
                <w:szCs w:val="20"/>
                <w:highlight w:val="yellow"/>
                <w:rPrChange w:id="1130" w:author="Christopher J. Patrick" w:date="2020-04-28T12:14:00Z">
                  <w:rPr>
                    <w:sz w:val="20"/>
                    <w:szCs w:val="20"/>
                  </w:rPr>
                </w:rPrChange>
              </w:rPr>
              <w:t>PET</w:t>
            </w:r>
          </w:p>
        </w:tc>
        <w:tc>
          <w:tcPr>
            <w:tcW w:w="949" w:type="dxa"/>
            <w:noWrap/>
            <w:hideMark/>
          </w:tcPr>
          <w:p w14:paraId="5CDC39A9" w14:textId="77777777" w:rsidR="00284BED" w:rsidRPr="006924BE"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31" w:author="Christopher J. Patrick" w:date="2020-04-28T12:14:00Z">
                  <w:rPr>
                    <w:sz w:val="20"/>
                    <w:szCs w:val="20"/>
                  </w:rPr>
                </w:rPrChange>
              </w:rPr>
            </w:pPr>
            <w:r w:rsidRPr="006924BE">
              <w:rPr>
                <w:sz w:val="20"/>
                <w:szCs w:val="20"/>
                <w:highlight w:val="yellow"/>
                <w:rPrChange w:id="1132" w:author="Christopher J. Patrick" w:date="2020-04-28T12:14:00Z">
                  <w:rPr>
                    <w:sz w:val="20"/>
                    <w:szCs w:val="20"/>
                  </w:rPr>
                </w:rPrChange>
              </w:rPr>
              <w:t>-0.01</w:t>
            </w:r>
          </w:p>
        </w:tc>
        <w:tc>
          <w:tcPr>
            <w:tcW w:w="383" w:type="dxa"/>
            <w:noWrap/>
            <w:hideMark/>
          </w:tcPr>
          <w:p w14:paraId="079CEC34" w14:textId="77777777" w:rsidR="00284BED" w:rsidRPr="006924BE"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33" w:author="Christopher J. Patrick" w:date="2020-04-28T12:14:00Z">
                  <w:rPr>
                    <w:sz w:val="20"/>
                    <w:szCs w:val="20"/>
                  </w:rPr>
                </w:rPrChange>
              </w:rPr>
            </w:pPr>
            <w:r w:rsidRPr="006924BE">
              <w:rPr>
                <w:sz w:val="20"/>
                <w:szCs w:val="20"/>
                <w:highlight w:val="yellow"/>
                <w:rPrChange w:id="1134" w:author="Christopher J. Patrick" w:date="2020-04-28T12:14:00Z">
                  <w:rPr>
                    <w:sz w:val="20"/>
                    <w:szCs w:val="20"/>
                  </w:rPr>
                </w:rPrChange>
              </w:rPr>
              <w:t>8</w:t>
            </w:r>
          </w:p>
        </w:tc>
        <w:tc>
          <w:tcPr>
            <w:tcW w:w="960" w:type="dxa"/>
            <w:noWrap/>
            <w:hideMark/>
          </w:tcPr>
          <w:p w14:paraId="2A1E3845" w14:textId="77777777" w:rsidR="00284BED" w:rsidRPr="006924BE"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35" w:author="Christopher J. Patrick" w:date="2020-04-28T12:14:00Z">
                  <w:rPr>
                    <w:sz w:val="20"/>
                    <w:szCs w:val="20"/>
                  </w:rPr>
                </w:rPrChange>
              </w:rPr>
            </w:pPr>
            <w:r w:rsidRPr="006924BE">
              <w:rPr>
                <w:sz w:val="20"/>
                <w:szCs w:val="20"/>
                <w:highlight w:val="yellow"/>
                <w:rPrChange w:id="1136" w:author="Christopher J. Patrick" w:date="2020-04-28T12:14:00Z">
                  <w:rPr>
                    <w:sz w:val="20"/>
                    <w:szCs w:val="20"/>
                  </w:rPr>
                </w:rPrChange>
              </w:rPr>
              <w:t>0.52</w:t>
            </w:r>
          </w:p>
        </w:tc>
        <w:tc>
          <w:tcPr>
            <w:tcW w:w="1100" w:type="dxa"/>
            <w:noWrap/>
            <w:hideMark/>
          </w:tcPr>
          <w:p w14:paraId="64617D71" w14:textId="77777777" w:rsidR="00284BED" w:rsidRPr="006924BE"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37" w:author="Christopher J. Patrick" w:date="2020-04-28T12:14:00Z">
                  <w:rPr>
                    <w:sz w:val="20"/>
                    <w:szCs w:val="20"/>
                  </w:rPr>
                </w:rPrChange>
              </w:rPr>
            </w:pPr>
            <w:r w:rsidRPr="006924BE">
              <w:rPr>
                <w:sz w:val="20"/>
                <w:szCs w:val="20"/>
                <w:highlight w:val="yellow"/>
                <w:rPrChange w:id="1138" w:author="Christopher J. Patrick" w:date="2020-04-28T12:14:00Z">
                  <w:rPr>
                    <w:sz w:val="20"/>
                    <w:szCs w:val="20"/>
                  </w:rPr>
                </w:rPrChange>
              </w:rPr>
              <w:t>8.60</w:t>
            </w:r>
          </w:p>
        </w:tc>
        <w:tc>
          <w:tcPr>
            <w:tcW w:w="960" w:type="dxa"/>
            <w:noWrap/>
            <w:hideMark/>
          </w:tcPr>
          <w:p w14:paraId="0B1631BE" w14:textId="77777777" w:rsidR="00284BED" w:rsidRPr="006924BE"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39" w:author="Christopher J. Patrick" w:date="2020-04-28T12:14:00Z">
                  <w:rPr>
                    <w:sz w:val="20"/>
                    <w:szCs w:val="20"/>
                  </w:rPr>
                </w:rPrChange>
              </w:rPr>
            </w:pPr>
            <w:r w:rsidRPr="006924BE">
              <w:rPr>
                <w:sz w:val="20"/>
                <w:szCs w:val="20"/>
                <w:highlight w:val="yellow"/>
                <w:rPrChange w:id="1140" w:author="Christopher J. Patrick" w:date="2020-04-28T12:14:00Z">
                  <w:rPr>
                    <w:sz w:val="20"/>
                    <w:szCs w:val="20"/>
                  </w:rPr>
                </w:rPrChange>
              </w:rPr>
              <w:t>0.019</w:t>
            </w:r>
          </w:p>
        </w:tc>
        <w:tc>
          <w:tcPr>
            <w:tcW w:w="960" w:type="dxa"/>
            <w:noWrap/>
            <w:hideMark/>
          </w:tcPr>
          <w:p w14:paraId="6D7F09C2" w14:textId="77777777" w:rsidR="00284BED" w:rsidRPr="006924BE"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highlight w:val="yellow"/>
                <w:rPrChange w:id="1141" w:author="Christopher J. Patrick" w:date="2020-04-28T12:14:00Z">
                  <w:rPr>
                    <w:sz w:val="20"/>
                    <w:szCs w:val="20"/>
                  </w:rPr>
                </w:rPrChange>
              </w:rPr>
            </w:pPr>
            <w:r w:rsidRPr="006924BE">
              <w:rPr>
                <w:sz w:val="20"/>
                <w:szCs w:val="20"/>
                <w:highlight w:val="yellow"/>
                <w:rPrChange w:id="1142" w:author="Christopher J. Patrick" w:date="2020-04-28T12:14:00Z">
                  <w:rPr>
                    <w:sz w:val="20"/>
                    <w:szCs w:val="20"/>
                  </w:rPr>
                </w:rPrChange>
              </w:rPr>
              <w:t>*</w:t>
            </w:r>
          </w:p>
        </w:tc>
      </w:tr>
      <w:tr w:rsidR="00284BED" w:rsidRPr="00284BED" w14:paraId="0068A929"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CE9B4B9" w14:textId="77777777" w:rsidR="00284BED" w:rsidRPr="006924BE" w:rsidRDefault="00284BED" w:rsidP="00DB3380">
            <w:pPr>
              <w:contextualSpacing/>
              <w:rPr>
                <w:b w:val="0"/>
                <w:bCs w:val="0"/>
                <w:sz w:val="20"/>
                <w:szCs w:val="20"/>
                <w:highlight w:val="yellow"/>
                <w:rPrChange w:id="1143" w:author="Christopher J. Patrick" w:date="2020-04-28T12:14:00Z">
                  <w:rPr>
                    <w:b w:val="0"/>
                    <w:bCs w:val="0"/>
                    <w:sz w:val="20"/>
                    <w:szCs w:val="20"/>
                  </w:rPr>
                </w:rPrChange>
              </w:rPr>
            </w:pPr>
            <w:r w:rsidRPr="006924BE">
              <w:rPr>
                <w:sz w:val="20"/>
                <w:szCs w:val="20"/>
                <w:highlight w:val="yellow"/>
                <w:rPrChange w:id="1144" w:author="Christopher J. Patrick" w:date="2020-04-28T12:14:00Z">
                  <w:rPr>
                    <w:sz w:val="20"/>
                    <w:szCs w:val="20"/>
                  </w:rPr>
                </w:rPrChange>
              </w:rPr>
              <w:t>AP</w:t>
            </w:r>
          </w:p>
        </w:tc>
        <w:tc>
          <w:tcPr>
            <w:tcW w:w="949" w:type="dxa"/>
            <w:noWrap/>
            <w:hideMark/>
          </w:tcPr>
          <w:p w14:paraId="1CC6F6F9" w14:textId="77777777" w:rsidR="00284BED" w:rsidRPr="006924BE"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45" w:author="Christopher J. Patrick" w:date="2020-04-28T12:14:00Z">
                  <w:rPr>
                    <w:sz w:val="20"/>
                    <w:szCs w:val="20"/>
                  </w:rPr>
                </w:rPrChange>
              </w:rPr>
            </w:pPr>
            <w:r w:rsidRPr="006924BE">
              <w:rPr>
                <w:sz w:val="20"/>
                <w:szCs w:val="20"/>
                <w:highlight w:val="yellow"/>
                <w:rPrChange w:id="1146" w:author="Christopher J. Patrick" w:date="2020-04-28T12:14:00Z">
                  <w:rPr>
                    <w:sz w:val="20"/>
                    <w:szCs w:val="20"/>
                  </w:rPr>
                </w:rPrChange>
              </w:rPr>
              <w:t>0.02</w:t>
            </w:r>
          </w:p>
        </w:tc>
        <w:tc>
          <w:tcPr>
            <w:tcW w:w="383" w:type="dxa"/>
            <w:noWrap/>
            <w:hideMark/>
          </w:tcPr>
          <w:p w14:paraId="17FD792A" w14:textId="77777777" w:rsidR="00284BED" w:rsidRPr="006924BE"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47" w:author="Christopher J. Patrick" w:date="2020-04-28T12:14:00Z">
                  <w:rPr>
                    <w:sz w:val="20"/>
                    <w:szCs w:val="20"/>
                  </w:rPr>
                </w:rPrChange>
              </w:rPr>
            </w:pPr>
            <w:r w:rsidRPr="006924BE">
              <w:rPr>
                <w:sz w:val="20"/>
                <w:szCs w:val="20"/>
                <w:highlight w:val="yellow"/>
                <w:rPrChange w:id="1148" w:author="Christopher J. Patrick" w:date="2020-04-28T12:14:00Z">
                  <w:rPr>
                    <w:sz w:val="20"/>
                    <w:szCs w:val="20"/>
                  </w:rPr>
                </w:rPrChange>
              </w:rPr>
              <w:t>8</w:t>
            </w:r>
          </w:p>
        </w:tc>
        <w:tc>
          <w:tcPr>
            <w:tcW w:w="960" w:type="dxa"/>
            <w:noWrap/>
            <w:hideMark/>
          </w:tcPr>
          <w:p w14:paraId="721DF767" w14:textId="77777777" w:rsidR="00284BED" w:rsidRPr="006924BE"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49" w:author="Christopher J. Patrick" w:date="2020-04-28T12:14:00Z">
                  <w:rPr>
                    <w:sz w:val="20"/>
                    <w:szCs w:val="20"/>
                  </w:rPr>
                </w:rPrChange>
              </w:rPr>
            </w:pPr>
            <w:r w:rsidRPr="006924BE">
              <w:rPr>
                <w:sz w:val="20"/>
                <w:szCs w:val="20"/>
                <w:highlight w:val="yellow"/>
                <w:rPrChange w:id="1150" w:author="Christopher J. Patrick" w:date="2020-04-28T12:14:00Z">
                  <w:rPr>
                    <w:sz w:val="20"/>
                    <w:szCs w:val="20"/>
                  </w:rPr>
                </w:rPrChange>
              </w:rPr>
              <w:t>0.60</w:t>
            </w:r>
          </w:p>
        </w:tc>
        <w:tc>
          <w:tcPr>
            <w:tcW w:w="1100" w:type="dxa"/>
            <w:noWrap/>
            <w:hideMark/>
          </w:tcPr>
          <w:p w14:paraId="02A91EA3" w14:textId="77777777" w:rsidR="00284BED" w:rsidRPr="006924BE"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51" w:author="Christopher J. Patrick" w:date="2020-04-28T12:14:00Z">
                  <w:rPr>
                    <w:sz w:val="20"/>
                    <w:szCs w:val="20"/>
                  </w:rPr>
                </w:rPrChange>
              </w:rPr>
            </w:pPr>
            <w:r w:rsidRPr="006924BE">
              <w:rPr>
                <w:sz w:val="20"/>
                <w:szCs w:val="20"/>
                <w:highlight w:val="yellow"/>
                <w:rPrChange w:id="1152" w:author="Christopher J. Patrick" w:date="2020-04-28T12:14:00Z">
                  <w:rPr>
                    <w:sz w:val="20"/>
                    <w:szCs w:val="20"/>
                  </w:rPr>
                </w:rPrChange>
              </w:rPr>
              <w:t>12.10</w:t>
            </w:r>
          </w:p>
        </w:tc>
        <w:tc>
          <w:tcPr>
            <w:tcW w:w="960" w:type="dxa"/>
            <w:noWrap/>
            <w:hideMark/>
          </w:tcPr>
          <w:p w14:paraId="2D08FC34" w14:textId="77777777" w:rsidR="00284BED" w:rsidRPr="006924BE"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53" w:author="Christopher J. Patrick" w:date="2020-04-28T12:14:00Z">
                  <w:rPr>
                    <w:sz w:val="20"/>
                    <w:szCs w:val="20"/>
                  </w:rPr>
                </w:rPrChange>
              </w:rPr>
            </w:pPr>
            <w:r w:rsidRPr="006924BE">
              <w:rPr>
                <w:sz w:val="20"/>
                <w:szCs w:val="20"/>
                <w:highlight w:val="yellow"/>
                <w:rPrChange w:id="1154" w:author="Christopher J. Patrick" w:date="2020-04-28T12:14:00Z">
                  <w:rPr>
                    <w:sz w:val="20"/>
                    <w:szCs w:val="20"/>
                  </w:rPr>
                </w:rPrChange>
              </w:rPr>
              <w:t>0.008</w:t>
            </w:r>
          </w:p>
        </w:tc>
        <w:tc>
          <w:tcPr>
            <w:tcW w:w="960" w:type="dxa"/>
            <w:noWrap/>
            <w:hideMark/>
          </w:tcPr>
          <w:p w14:paraId="4CC01815" w14:textId="77777777" w:rsidR="00284BED" w:rsidRPr="006924BE"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highlight w:val="yellow"/>
                <w:rPrChange w:id="1155" w:author="Christopher J. Patrick" w:date="2020-04-28T12:14:00Z">
                  <w:rPr>
                    <w:sz w:val="20"/>
                    <w:szCs w:val="20"/>
                  </w:rPr>
                </w:rPrChange>
              </w:rPr>
            </w:pPr>
            <w:r w:rsidRPr="006924BE">
              <w:rPr>
                <w:sz w:val="20"/>
                <w:szCs w:val="20"/>
                <w:highlight w:val="yellow"/>
                <w:rPrChange w:id="1156" w:author="Christopher J. Patrick" w:date="2020-04-28T12:14:00Z">
                  <w:rPr>
                    <w:sz w:val="20"/>
                    <w:szCs w:val="20"/>
                  </w:rPr>
                </w:rPrChange>
              </w:rPr>
              <w:t>*</w:t>
            </w:r>
          </w:p>
        </w:tc>
      </w:tr>
      <w:tr w:rsidR="00284BED" w:rsidRPr="00284BED" w14:paraId="016F0462"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4A2E40F7" w14:textId="77777777" w:rsidR="00284BED" w:rsidRPr="00DB3380" w:rsidRDefault="00284BED" w:rsidP="00DB3380">
            <w:pPr>
              <w:contextualSpacing/>
              <w:rPr>
                <w:b w:val="0"/>
                <w:bCs w:val="0"/>
                <w:sz w:val="20"/>
                <w:szCs w:val="20"/>
              </w:rPr>
            </w:pPr>
            <w:r w:rsidRPr="00DB3380">
              <w:rPr>
                <w:b w:val="0"/>
                <w:bCs w:val="0"/>
                <w:sz w:val="20"/>
                <w:szCs w:val="20"/>
              </w:rPr>
              <w:t>RH</w:t>
            </w:r>
          </w:p>
        </w:tc>
        <w:tc>
          <w:tcPr>
            <w:tcW w:w="949" w:type="dxa"/>
            <w:noWrap/>
            <w:hideMark/>
          </w:tcPr>
          <w:p w14:paraId="6B7F30F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0.12</w:t>
            </w:r>
          </w:p>
        </w:tc>
        <w:tc>
          <w:tcPr>
            <w:tcW w:w="383" w:type="dxa"/>
            <w:noWrap/>
            <w:hideMark/>
          </w:tcPr>
          <w:p w14:paraId="0986C89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12CA977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0.24</w:t>
            </w:r>
          </w:p>
        </w:tc>
        <w:tc>
          <w:tcPr>
            <w:tcW w:w="1100" w:type="dxa"/>
            <w:noWrap/>
            <w:hideMark/>
          </w:tcPr>
          <w:p w14:paraId="01204ED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2.49</w:t>
            </w:r>
          </w:p>
        </w:tc>
        <w:tc>
          <w:tcPr>
            <w:tcW w:w="960" w:type="dxa"/>
            <w:noWrap/>
            <w:hideMark/>
          </w:tcPr>
          <w:p w14:paraId="4F7DA649"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0.153</w:t>
            </w:r>
          </w:p>
        </w:tc>
        <w:tc>
          <w:tcPr>
            <w:tcW w:w="960" w:type="dxa"/>
            <w:noWrap/>
            <w:hideMark/>
          </w:tcPr>
          <w:p w14:paraId="226114F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547F354F"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B07C83E" w14:textId="77777777" w:rsidR="00284BED" w:rsidRPr="00DB3380" w:rsidRDefault="00284BED" w:rsidP="00DB3380">
            <w:pPr>
              <w:contextualSpacing/>
              <w:rPr>
                <w:b w:val="0"/>
                <w:bCs w:val="0"/>
                <w:sz w:val="20"/>
                <w:szCs w:val="20"/>
              </w:rPr>
            </w:pPr>
            <w:proofErr w:type="spellStart"/>
            <w:proofErr w:type="gramStart"/>
            <w:r w:rsidRPr="00DB3380">
              <w:rPr>
                <w:b w:val="0"/>
                <w:bCs w:val="0"/>
                <w:sz w:val="20"/>
                <w:szCs w:val="20"/>
              </w:rPr>
              <w:t>Av.Flow</w:t>
            </w:r>
            <w:proofErr w:type="spellEnd"/>
            <w:proofErr w:type="gramEnd"/>
          </w:p>
        </w:tc>
        <w:tc>
          <w:tcPr>
            <w:tcW w:w="949" w:type="dxa"/>
            <w:noWrap/>
            <w:hideMark/>
          </w:tcPr>
          <w:p w14:paraId="1499C58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6A3C54B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278B42F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0.16</w:t>
            </w:r>
          </w:p>
        </w:tc>
        <w:tc>
          <w:tcPr>
            <w:tcW w:w="1100" w:type="dxa"/>
            <w:noWrap/>
            <w:hideMark/>
          </w:tcPr>
          <w:p w14:paraId="2495DD2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1.56</w:t>
            </w:r>
          </w:p>
        </w:tc>
        <w:tc>
          <w:tcPr>
            <w:tcW w:w="960" w:type="dxa"/>
            <w:noWrap/>
            <w:hideMark/>
          </w:tcPr>
          <w:p w14:paraId="2451AA3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0.247</w:t>
            </w:r>
          </w:p>
        </w:tc>
        <w:tc>
          <w:tcPr>
            <w:tcW w:w="960" w:type="dxa"/>
            <w:noWrap/>
            <w:hideMark/>
          </w:tcPr>
          <w:p w14:paraId="6BFC98C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4A2DDC54"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F2CF822" w14:textId="77777777" w:rsidR="00284BED" w:rsidRPr="00DB3380" w:rsidRDefault="00284BED" w:rsidP="00DB3380">
            <w:pPr>
              <w:contextualSpacing/>
              <w:rPr>
                <w:b w:val="0"/>
                <w:bCs w:val="0"/>
                <w:sz w:val="20"/>
                <w:szCs w:val="20"/>
              </w:rPr>
            </w:pPr>
            <w:proofErr w:type="spellStart"/>
            <w:r w:rsidRPr="00DB3380">
              <w:rPr>
                <w:b w:val="0"/>
                <w:bCs w:val="0"/>
                <w:sz w:val="20"/>
                <w:szCs w:val="20"/>
              </w:rPr>
              <w:t>Flash.I</w:t>
            </w:r>
            <w:proofErr w:type="spellEnd"/>
          </w:p>
        </w:tc>
        <w:tc>
          <w:tcPr>
            <w:tcW w:w="949" w:type="dxa"/>
            <w:noWrap/>
            <w:hideMark/>
          </w:tcPr>
          <w:p w14:paraId="6B38016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0.34</w:t>
            </w:r>
          </w:p>
        </w:tc>
        <w:tc>
          <w:tcPr>
            <w:tcW w:w="383" w:type="dxa"/>
            <w:noWrap/>
            <w:hideMark/>
          </w:tcPr>
          <w:p w14:paraId="5E9B7A9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0DBB5538"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1100" w:type="dxa"/>
            <w:noWrap/>
            <w:hideMark/>
          </w:tcPr>
          <w:p w14:paraId="66C0EEB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0.19</w:t>
            </w:r>
          </w:p>
        </w:tc>
        <w:tc>
          <w:tcPr>
            <w:tcW w:w="960" w:type="dxa"/>
            <w:noWrap/>
            <w:hideMark/>
          </w:tcPr>
          <w:p w14:paraId="1292536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0.672</w:t>
            </w:r>
          </w:p>
        </w:tc>
        <w:tc>
          <w:tcPr>
            <w:tcW w:w="960" w:type="dxa"/>
            <w:noWrap/>
            <w:hideMark/>
          </w:tcPr>
          <w:p w14:paraId="12971C85"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5EBA2C8E"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C6A5D54" w14:textId="77777777" w:rsidR="00284BED" w:rsidRPr="00DB3380" w:rsidRDefault="00284BED" w:rsidP="00DB3380">
            <w:pPr>
              <w:contextualSpacing/>
              <w:rPr>
                <w:b w:val="0"/>
                <w:bCs w:val="0"/>
                <w:sz w:val="20"/>
                <w:szCs w:val="20"/>
              </w:rPr>
            </w:pPr>
            <w:r w:rsidRPr="00DB3380">
              <w:rPr>
                <w:b w:val="0"/>
                <w:bCs w:val="0"/>
                <w:sz w:val="20"/>
                <w:szCs w:val="20"/>
              </w:rPr>
              <w:t>HFPP</w:t>
            </w:r>
          </w:p>
        </w:tc>
        <w:tc>
          <w:tcPr>
            <w:tcW w:w="949" w:type="dxa"/>
            <w:noWrap/>
            <w:hideMark/>
          </w:tcPr>
          <w:p w14:paraId="778B3F0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0.75</w:t>
            </w:r>
          </w:p>
        </w:tc>
        <w:tc>
          <w:tcPr>
            <w:tcW w:w="383" w:type="dxa"/>
            <w:noWrap/>
            <w:hideMark/>
          </w:tcPr>
          <w:p w14:paraId="33FE9FE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4A49342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0.02</w:t>
            </w:r>
          </w:p>
        </w:tc>
        <w:tc>
          <w:tcPr>
            <w:tcW w:w="1100" w:type="dxa"/>
            <w:noWrap/>
            <w:hideMark/>
          </w:tcPr>
          <w:p w14:paraId="7563018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0.17</w:t>
            </w:r>
          </w:p>
        </w:tc>
        <w:tc>
          <w:tcPr>
            <w:tcW w:w="960" w:type="dxa"/>
            <w:noWrap/>
            <w:hideMark/>
          </w:tcPr>
          <w:p w14:paraId="723E82D0"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0.693</w:t>
            </w:r>
          </w:p>
        </w:tc>
        <w:tc>
          <w:tcPr>
            <w:tcW w:w="960" w:type="dxa"/>
            <w:noWrap/>
            <w:hideMark/>
          </w:tcPr>
          <w:p w14:paraId="632D5F9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0216CC32"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74C1C9A" w14:textId="77777777" w:rsidR="00284BED" w:rsidRPr="00DB3380" w:rsidRDefault="00284BED" w:rsidP="00DB3380">
            <w:pPr>
              <w:contextualSpacing/>
              <w:rPr>
                <w:b w:val="0"/>
                <w:bCs w:val="0"/>
                <w:sz w:val="20"/>
                <w:szCs w:val="20"/>
              </w:rPr>
            </w:pPr>
            <w:r w:rsidRPr="00DB3380">
              <w:rPr>
                <w:b w:val="0"/>
                <w:bCs w:val="0"/>
                <w:sz w:val="20"/>
                <w:szCs w:val="20"/>
              </w:rPr>
              <w:t>LFPP</w:t>
            </w:r>
          </w:p>
        </w:tc>
        <w:tc>
          <w:tcPr>
            <w:tcW w:w="949" w:type="dxa"/>
            <w:noWrap/>
            <w:hideMark/>
          </w:tcPr>
          <w:p w14:paraId="2DF211B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-0.03</w:t>
            </w:r>
          </w:p>
        </w:tc>
        <w:tc>
          <w:tcPr>
            <w:tcW w:w="383" w:type="dxa"/>
            <w:noWrap/>
            <w:hideMark/>
          </w:tcPr>
          <w:p w14:paraId="3A9D93A9"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4A36848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0.34</w:t>
            </w:r>
          </w:p>
        </w:tc>
        <w:tc>
          <w:tcPr>
            <w:tcW w:w="1100" w:type="dxa"/>
            <w:noWrap/>
            <w:hideMark/>
          </w:tcPr>
          <w:p w14:paraId="2885EEA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4.10</w:t>
            </w:r>
          </w:p>
        </w:tc>
        <w:tc>
          <w:tcPr>
            <w:tcW w:w="960" w:type="dxa"/>
            <w:noWrap/>
            <w:hideMark/>
          </w:tcPr>
          <w:p w14:paraId="35205EF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0.077</w:t>
            </w:r>
          </w:p>
        </w:tc>
        <w:tc>
          <w:tcPr>
            <w:tcW w:w="960" w:type="dxa"/>
            <w:noWrap/>
            <w:hideMark/>
          </w:tcPr>
          <w:p w14:paraId="35E7363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9D11608"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3FA45E33" w14:textId="77777777" w:rsidR="00284BED" w:rsidRPr="00DB3380" w:rsidRDefault="00284BED" w:rsidP="00DB3380">
            <w:pPr>
              <w:contextualSpacing/>
              <w:rPr>
                <w:b w:val="0"/>
                <w:bCs w:val="0"/>
                <w:sz w:val="20"/>
                <w:szCs w:val="20"/>
              </w:rPr>
            </w:pPr>
            <w:proofErr w:type="spellStart"/>
            <w:r w:rsidRPr="00DB3380">
              <w:rPr>
                <w:b w:val="0"/>
                <w:bCs w:val="0"/>
                <w:sz w:val="20"/>
                <w:szCs w:val="20"/>
              </w:rPr>
              <w:t>Bas.dev</w:t>
            </w:r>
            <w:proofErr w:type="spellEnd"/>
          </w:p>
        </w:tc>
        <w:tc>
          <w:tcPr>
            <w:tcW w:w="949" w:type="dxa"/>
            <w:noWrap/>
            <w:hideMark/>
          </w:tcPr>
          <w:p w14:paraId="1FBEA1A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383" w:type="dxa"/>
            <w:noWrap/>
            <w:hideMark/>
          </w:tcPr>
          <w:p w14:paraId="6F4D177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7B8A94E9"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0.04</w:t>
            </w:r>
          </w:p>
        </w:tc>
        <w:tc>
          <w:tcPr>
            <w:tcW w:w="1100" w:type="dxa"/>
            <w:noWrap/>
            <w:hideMark/>
          </w:tcPr>
          <w:p w14:paraId="0E7F9693"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0.30</w:t>
            </w:r>
          </w:p>
        </w:tc>
        <w:tc>
          <w:tcPr>
            <w:tcW w:w="960" w:type="dxa"/>
            <w:noWrap/>
            <w:hideMark/>
          </w:tcPr>
          <w:p w14:paraId="4FC0367B"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0.599</w:t>
            </w:r>
          </w:p>
        </w:tc>
        <w:tc>
          <w:tcPr>
            <w:tcW w:w="960" w:type="dxa"/>
            <w:noWrap/>
            <w:hideMark/>
          </w:tcPr>
          <w:p w14:paraId="1BF6E58D"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3EA511ED"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5471982" w14:textId="77777777" w:rsidR="00284BED" w:rsidRPr="00DB3380" w:rsidRDefault="00284BED" w:rsidP="00DB3380">
            <w:pPr>
              <w:contextualSpacing/>
              <w:rPr>
                <w:b w:val="0"/>
                <w:bCs w:val="0"/>
                <w:sz w:val="20"/>
                <w:szCs w:val="20"/>
              </w:rPr>
            </w:pPr>
            <w:proofErr w:type="spellStart"/>
            <w:r w:rsidRPr="00DB3380">
              <w:rPr>
                <w:b w:val="0"/>
                <w:bCs w:val="0"/>
                <w:sz w:val="20"/>
                <w:szCs w:val="20"/>
              </w:rPr>
              <w:t>Bas.forest</w:t>
            </w:r>
            <w:proofErr w:type="spellEnd"/>
          </w:p>
        </w:tc>
        <w:tc>
          <w:tcPr>
            <w:tcW w:w="949" w:type="dxa"/>
            <w:noWrap/>
            <w:hideMark/>
          </w:tcPr>
          <w:p w14:paraId="63AA599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383" w:type="dxa"/>
            <w:noWrap/>
            <w:hideMark/>
          </w:tcPr>
          <w:p w14:paraId="193B7C4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1A1C614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0.27</w:t>
            </w:r>
          </w:p>
        </w:tc>
        <w:tc>
          <w:tcPr>
            <w:tcW w:w="1100" w:type="dxa"/>
            <w:noWrap/>
            <w:hideMark/>
          </w:tcPr>
          <w:p w14:paraId="4DCCA95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2.98</w:t>
            </w:r>
          </w:p>
        </w:tc>
        <w:tc>
          <w:tcPr>
            <w:tcW w:w="960" w:type="dxa"/>
            <w:noWrap/>
            <w:hideMark/>
          </w:tcPr>
          <w:p w14:paraId="3F88A86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0.123</w:t>
            </w:r>
          </w:p>
        </w:tc>
        <w:tc>
          <w:tcPr>
            <w:tcW w:w="960" w:type="dxa"/>
            <w:noWrap/>
            <w:hideMark/>
          </w:tcPr>
          <w:p w14:paraId="78B1235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24DA94A"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DAD84CB" w14:textId="77777777" w:rsidR="00284BED" w:rsidRPr="00DB3380" w:rsidRDefault="00284BED" w:rsidP="00DB3380">
            <w:pPr>
              <w:contextualSpacing/>
              <w:rPr>
                <w:b w:val="0"/>
                <w:bCs w:val="0"/>
                <w:sz w:val="20"/>
                <w:szCs w:val="20"/>
              </w:rPr>
            </w:pPr>
            <w:proofErr w:type="spellStart"/>
            <w:r w:rsidRPr="00DB3380">
              <w:rPr>
                <w:b w:val="0"/>
                <w:bCs w:val="0"/>
                <w:sz w:val="20"/>
                <w:szCs w:val="20"/>
              </w:rPr>
              <w:t>Bas.plant</w:t>
            </w:r>
            <w:proofErr w:type="spellEnd"/>
          </w:p>
        </w:tc>
        <w:tc>
          <w:tcPr>
            <w:tcW w:w="949" w:type="dxa"/>
            <w:noWrap/>
            <w:hideMark/>
          </w:tcPr>
          <w:p w14:paraId="64CC357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383" w:type="dxa"/>
            <w:noWrap/>
            <w:hideMark/>
          </w:tcPr>
          <w:p w14:paraId="092BE84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747AC1A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0.06</w:t>
            </w:r>
          </w:p>
        </w:tc>
        <w:tc>
          <w:tcPr>
            <w:tcW w:w="1100" w:type="dxa"/>
            <w:noWrap/>
            <w:hideMark/>
          </w:tcPr>
          <w:p w14:paraId="2464506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0.53</w:t>
            </w:r>
          </w:p>
        </w:tc>
        <w:tc>
          <w:tcPr>
            <w:tcW w:w="960" w:type="dxa"/>
            <w:noWrap/>
            <w:hideMark/>
          </w:tcPr>
          <w:p w14:paraId="376C66F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0.486</w:t>
            </w:r>
          </w:p>
        </w:tc>
        <w:tc>
          <w:tcPr>
            <w:tcW w:w="960" w:type="dxa"/>
            <w:noWrap/>
            <w:hideMark/>
          </w:tcPr>
          <w:p w14:paraId="54B5ECE3"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5ABC270B"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8645A24" w14:textId="77777777" w:rsidR="00284BED" w:rsidRPr="00DB3380" w:rsidRDefault="00284BED" w:rsidP="00DB3380">
            <w:pPr>
              <w:contextualSpacing/>
              <w:rPr>
                <w:b w:val="0"/>
                <w:bCs w:val="0"/>
                <w:sz w:val="20"/>
                <w:szCs w:val="20"/>
              </w:rPr>
            </w:pPr>
            <w:r w:rsidRPr="00DB3380">
              <w:rPr>
                <w:b w:val="0"/>
                <w:bCs w:val="0"/>
                <w:sz w:val="20"/>
                <w:szCs w:val="20"/>
              </w:rPr>
              <w:t>Rip.forest</w:t>
            </w:r>
          </w:p>
        </w:tc>
        <w:tc>
          <w:tcPr>
            <w:tcW w:w="949" w:type="dxa"/>
            <w:noWrap/>
            <w:hideMark/>
          </w:tcPr>
          <w:p w14:paraId="1CE3044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0.03</w:t>
            </w:r>
          </w:p>
        </w:tc>
        <w:tc>
          <w:tcPr>
            <w:tcW w:w="383" w:type="dxa"/>
            <w:noWrap/>
            <w:hideMark/>
          </w:tcPr>
          <w:p w14:paraId="4C26D7A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092CEC2E"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0.36</w:t>
            </w:r>
          </w:p>
        </w:tc>
        <w:tc>
          <w:tcPr>
            <w:tcW w:w="1100" w:type="dxa"/>
            <w:noWrap/>
            <w:hideMark/>
          </w:tcPr>
          <w:p w14:paraId="1B6D5C8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4.55</w:t>
            </w:r>
          </w:p>
        </w:tc>
        <w:tc>
          <w:tcPr>
            <w:tcW w:w="960" w:type="dxa"/>
            <w:noWrap/>
            <w:hideMark/>
          </w:tcPr>
          <w:p w14:paraId="4D8298C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0.065</w:t>
            </w:r>
          </w:p>
        </w:tc>
        <w:tc>
          <w:tcPr>
            <w:tcW w:w="960" w:type="dxa"/>
            <w:noWrap/>
            <w:hideMark/>
          </w:tcPr>
          <w:p w14:paraId="262B006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741CE11F"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7F32BBD7" w14:textId="77777777" w:rsidR="00284BED" w:rsidRPr="00DB3380" w:rsidRDefault="00284BED" w:rsidP="00DB3380">
            <w:pPr>
              <w:contextualSpacing/>
              <w:rPr>
                <w:b w:val="0"/>
                <w:bCs w:val="0"/>
                <w:sz w:val="20"/>
                <w:szCs w:val="20"/>
              </w:rPr>
            </w:pPr>
            <w:r w:rsidRPr="00DB3380">
              <w:rPr>
                <w:b w:val="0"/>
                <w:bCs w:val="0"/>
                <w:sz w:val="20"/>
                <w:szCs w:val="20"/>
              </w:rPr>
              <w:t>Runoff</w:t>
            </w:r>
          </w:p>
        </w:tc>
        <w:tc>
          <w:tcPr>
            <w:tcW w:w="949" w:type="dxa"/>
            <w:noWrap/>
            <w:hideMark/>
          </w:tcPr>
          <w:p w14:paraId="585D280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08D6922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2AB1BFA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0.72</w:t>
            </w:r>
          </w:p>
        </w:tc>
        <w:tc>
          <w:tcPr>
            <w:tcW w:w="1100" w:type="dxa"/>
            <w:noWrap/>
            <w:hideMark/>
          </w:tcPr>
          <w:p w14:paraId="0013441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20.22</w:t>
            </w:r>
          </w:p>
        </w:tc>
        <w:tc>
          <w:tcPr>
            <w:tcW w:w="960" w:type="dxa"/>
            <w:noWrap/>
            <w:hideMark/>
          </w:tcPr>
          <w:p w14:paraId="7E26E91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0.002</w:t>
            </w:r>
          </w:p>
        </w:tc>
        <w:tc>
          <w:tcPr>
            <w:tcW w:w="960" w:type="dxa"/>
            <w:noWrap/>
            <w:hideMark/>
          </w:tcPr>
          <w:p w14:paraId="35C8D19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69567EC7"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2F5519C" w14:textId="77777777" w:rsidR="00284BED" w:rsidRPr="00DB3380" w:rsidRDefault="00284BED" w:rsidP="00DB3380">
            <w:pPr>
              <w:contextualSpacing/>
              <w:rPr>
                <w:b w:val="0"/>
                <w:bCs w:val="0"/>
                <w:sz w:val="20"/>
                <w:szCs w:val="20"/>
              </w:rPr>
            </w:pPr>
            <w:r w:rsidRPr="00DB3380">
              <w:rPr>
                <w:b w:val="0"/>
                <w:bCs w:val="0"/>
                <w:sz w:val="20"/>
                <w:szCs w:val="20"/>
              </w:rPr>
              <w:t>Soil.Org</w:t>
            </w:r>
          </w:p>
        </w:tc>
        <w:tc>
          <w:tcPr>
            <w:tcW w:w="949" w:type="dxa"/>
            <w:noWrap/>
            <w:hideMark/>
          </w:tcPr>
          <w:p w14:paraId="68487E2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0.28</w:t>
            </w:r>
          </w:p>
        </w:tc>
        <w:tc>
          <w:tcPr>
            <w:tcW w:w="383" w:type="dxa"/>
            <w:noWrap/>
            <w:hideMark/>
          </w:tcPr>
          <w:p w14:paraId="401C65A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1C74761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0.12</w:t>
            </w:r>
          </w:p>
        </w:tc>
        <w:tc>
          <w:tcPr>
            <w:tcW w:w="1100" w:type="dxa"/>
            <w:noWrap/>
            <w:hideMark/>
          </w:tcPr>
          <w:p w14:paraId="3AE2E93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1.10</w:t>
            </w:r>
          </w:p>
        </w:tc>
        <w:tc>
          <w:tcPr>
            <w:tcW w:w="960" w:type="dxa"/>
            <w:noWrap/>
            <w:hideMark/>
          </w:tcPr>
          <w:p w14:paraId="2E1A61F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0.324</w:t>
            </w:r>
          </w:p>
        </w:tc>
        <w:tc>
          <w:tcPr>
            <w:tcW w:w="960" w:type="dxa"/>
            <w:noWrap/>
            <w:hideMark/>
          </w:tcPr>
          <w:p w14:paraId="452CF8E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F7BACC8"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364A7A9A" w14:textId="77777777" w:rsidR="00284BED" w:rsidRPr="00DB3380" w:rsidRDefault="00284BED" w:rsidP="00DB3380">
            <w:pPr>
              <w:contextualSpacing/>
              <w:rPr>
                <w:b w:val="0"/>
                <w:bCs w:val="0"/>
                <w:sz w:val="20"/>
                <w:szCs w:val="20"/>
              </w:rPr>
            </w:pPr>
            <w:proofErr w:type="spellStart"/>
            <w:r w:rsidRPr="00DB3380">
              <w:rPr>
                <w:b w:val="0"/>
                <w:bCs w:val="0"/>
                <w:sz w:val="20"/>
                <w:szCs w:val="20"/>
              </w:rPr>
              <w:t>Soil.Perm</w:t>
            </w:r>
            <w:proofErr w:type="spellEnd"/>
          </w:p>
        </w:tc>
        <w:tc>
          <w:tcPr>
            <w:tcW w:w="949" w:type="dxa"/>
            <w:noWrap/>
            <w:hideMark/>
          </w:tcPr>
          <w:p w14:paraId="624E256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6AFE013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2D816D2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1100" w:type="dxa"/>
            <w:noWrap/>
            <w:hideMark/>
          </w:tcPr>
          <w:p w14:paraId="59463B3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960" w:type="dxa"/>
            <w:noWrap/>
            <w:hideMark/>
          </w:tcPr>
          <w:p w14:paraId="765AFEC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0.945</w:t>
            </w:r>
          </w:p>
        </w:tc>
        <w:tc>
          <w:tcPr>
            <w:tcW w:w="960" w:type="dxa"/>
            <w:noWrap/>
            <w:hideMark/>
          </w:tcPr>
          <w:p w14:paraId="1BED08E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73FE6736"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76A06233" w14:textId="77777777" w:rsidR="00284BED" w:rsidRPr="00DB3380" w:rsidRDefault="00284BED" w:rsidP="00DB3380">
            <w:pPr>
              <w:contextualSpacing/>
              <w:rPr>
                <w:b w:val="0"/>
                <w:bCs w:val="0"/>
                <w:sz w:val="20"/>
                <w:szCs w:val="20"/>
              </w:rPr>
            </w:pPr>
            <w:r w:rsidRPr="00DB3380">
              <w:rPr>
                <w:b w:val="0"/>
                <w:bCs w:val="0"/>
                <w:sz w:val="20"/>
                <w:szCs w:val="20"/>
              </w:rPr>
              <w:t>DO</w:t>
            </w:r>
          </w:p>
        </w:tc>
        <w:tc>
          <w:tcPr>
            <w:tcW w:w="949" w:type="dxa"/>
            <w:noWrap/>
            <w:hideMark/>
          </w:tcPr>
          <w:p w14:paraId="01E42DF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383" w:type="dxa"/>
            <w:noWrap/>
            <w:hideMark/>
          </w:tcPr>
          <w:p w14:paraId="29C37AA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4B45151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0.01</w:t>
            </w:r>
          </w:p>
        </w:tc>
        <w:tc>
          <w:tcPr>
            <w:tcW w:w="1100" w:type="dxa"/>
            <w:noWrap/>
            <w:hideMark/>
          </w:tcPr>
          <w:p w14:paraId="3445E0B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0.06</w:t>
            </w:r>
          </w:p>
        </w:tc>
        <w:tc>
          <w:tcPr>
            <w:tcW w:w="960" w:type="dxa"/>
            <w:noWrap/>
            <w:hideMark/>
          </w:tcPr>
          <w:p w14:paraId="77CB1835"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0.809</w:t>
            </w:r>
          </w:p>
        </w:tc>
        <w:tc>
          <w:tcPr>
            <w:tcW w:w="960" w:type="dxa"/>
            <w:noWrap/>
            <w:hideMark/>
          </w:tcPr>
          <w:p w14:paraId="456CA4E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023DCE09"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01CA7F27" w14:textId="77777777" w:rsidR="00284BED" w:rsidRPr="00DB3380" w:rsidRDefault="00284BED"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Cond)</w:t>
            </w:r>
          </w:p>
        </w:tc>
        <w:tc>
          <w:tcPr>
            <w:tcW w:w="949" w:type="dxa"/>
            <w:noWrap/>
            <w:hideMark/>
          </w:tcPr>
          <w:p w14:paraId="507CAA7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-0.27</w:t>
            </w:r>
          </w:p>
        </w:tc>
        <w:tc>
          <w:tcPr>
            <w:tcW w:w="383" w:type="dxa"/>
            <w:noWrap/>
            <w:hideMark/>
          </w:tcPr>
          <w:p w14:paraId="59A3C8DB"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7B5D6A8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0.41</w:t>
            </w:r>
          </w:p>
        </w:tc>
        <w:tc>
          <w:tcPr>
            <w:tcW w:w="1100" w:type="dxa"/>
            <w:noWrap/>
            <w:hideMark/>
          </w:tcPr>
          <w:p w14:paraId="49CD79C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5.46</w:t>
            </w:r>
          </w:p>
        </w:tc>
        <w:tc>
          <w:tcPr>
            <w:tcW w:w="960" w:type="dxa"/>
            <w:noWrap/>
            <w:hideMark/>
          </w:tcPr>
          <w:p w14:paraId="6AC5263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0.048</w:t>
            </w:r>
          </w:p>
        </w:tc>
        <w:tc>
          <w:tcPr>
            <w:tcW w:w="960" w:type="dxa"/>
            <w:noWrap/>
            <w:hideMark/>
          </w:tcPr>
          <w:p w14:paraId="28593B1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1C3F7D96"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815E479" w14:textId="77777777" w:rsidR="00284BED" w:rsidRPr="00DB3380" w:rsidRDefault="00284BED"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NO3-)</w:t>
            </w:r>
          </w:p>
        </w:tc>
        <w:tc>
          <w:tcPr>
            <w:tcW w:w="949" w:type="dxa"/>
            <w:noWrap/>
            <w:hideMark/>
          </w:tcPr>
          <w:p w14:paraId="1AEAA81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383" w:type="dxa"/>
            <w:noWrap/>
            <w:hideMark/>
          </w:tcPr>
          <w:p w14:paraId="373F325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0E7A8E4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1100" w:type="dxa"/>
            <w:noWrap/>
            <w:hideMark/>
          </w:tcPr>
          <w:p w14:paraId="0EB19B8E"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960" w:type="dxa"/>
            <w:noWrap/>
            <w:hideMark/>
          </w:tcPr>
          <w:p w14:paraId="4EA954E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0.997</w:t>
            </w:r>
          </w:p>
        </w:tc>
        <w:tc>
          <w:tcPr>
            <w:tcW w:w="960" w:type="dxa"/>
            <w:noWrap/>
            <w:hideMark/>
          </w:tcPr>
          <w:p w14:paraId="512BE6B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ADD8483"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4AC19B50" w14:textId="77777777" w:rsidR="00284BED" w:rsidRPr="00DB3380" w:rsidRDefault="00284BED" w:rsidP="00DB3380">
            <w:pPr>
              <w:contextualSpacing/>
              <w:rPr>
                <w:b w:val="0"/>
                <w:bCs w:val="0"/>
                <w:sz w:val="20"/>
                <w:szCs w:val="20"/>
              </w:rPr>
            </w:pPr>
            <w:r w:rsidRPr="00DB3380">
              <w:rPr>
                <w:b w:val="0"/>
                <w:bCs w:val="0"/>
                <w:sz w:val="20"/>
                <w:szCs w:val="20"/>
              </w:rPr>
              <w:t>NH4+</w:t>
            </w:r>
          </w:p>
        </w:tc>
        <w:tc>
          <w:tcPr>
            <w:tcW w:w="949" w:type="dxa"/>
            <w:noWrap/>
            <w:hideMark/>
          </w:tcPr>
          <w:p w14:paraId="0070324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-4.65</w:t>
            </w:r>
          </w:p>
        </w:tc>
        <w:tc>
          <w:tcPr>
            <w:tcW w:w="383" w:type="dxa"/>
            <w:noWrap/>
            <w:hideMark/>
          </w:tcPr>
          <w:p w14:paraId="6B452B40"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57991A3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0.45</w:t>
            </w:r>
          </w:p>
        </w:tc>
        <w:tc>
          <w:tcPr>
            <w:tcW w:w="1100" w:type="dxa"/>
            <w:noWrap/>
            <w:hideMark/>
          </w:tcPr>
          <w:p w14:paraId="278F2E1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6.42</w:t>
            </w:r>
          </w:p>
        </w:tc>
        <w:tc>
          <w:tcPr>
            <w:tcW w:w="960" w:type="dxa"/>
            <w:noWrap/>
            <w:hideMark/>
          </w:tcPr>
          <w:p w14:paraId="3AE8AD4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0.035</w:t>
            </w:r>
          </w:p>
        </w:tc>
        <w:tc>
          <w:tcPr>
            <w:tcW w:w="960" w:type="dxa"/>
            <w:noWrap/>
            <w:hideMark/>
          </w:tcPr>
          <w:p w14:paraId="0B4B829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5D91288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4F31957E" w14:textId="77777777" w:rsidR="00284BED" w:rsidRPr="00DB3380" w:rsidRDefault="00284BED" w:rsidP="00DB3380">
            <w:pPr>
              <w:contextualSpacing/>
              <w:rPr>
                <w:b w:val="0"/>
                <w:bCs w:val="0"/>
                <w:sz w:val="20"/>
                <w:szCs w:val="20"/>
              </w:rPr>
            </w:pPr>
            <w:r w:rsidRPr="00DB3380">
              <w:rPr>
                <w:b w:val="0"/>
                <w:bCs w:val="0"/>
                <w:sz w:val="20"/>
                <w:szCs w:val="20"/>
              </w:rPr>
              <w:t>pH</w:t>
            </w:r>
          </w:p>
        </w:tc>
        <w:tc>
          <w:tcPr>
            <w:tcW w:w="949" w:type="dxa"/>
            <w:noWrap/>
            <w:hideMark/>
          </w:tcPr>
          <w:p w14:paraId="3C40DF0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-0.03</w:t>
            </w:r>
          </w:p>
        </w:tc>
        <w:tc>
          <w:tcPr>
            <w:tcW w:w="383" w:type="dxa"/>
            <w:noWrap/>
            <w:hideMark/>
          </w:tcPr>
          <w:p w14:paraId="1FB8409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7A91E9A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1100" w:type="dxa"/>
            <w:noWrap/>
            <w:hideMark/>
          </w:tcPr>
          <w:p w14:paraId="4ABD3928"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0.01</w:t>
            </w:r>
          </w:p>
        </w:tc>
        <w:tc>
          <w:tcPr>
            <w:tcW w:w="960" w:type="dxa"/>
            <w:noWrap/>
            <w:hideMark/>
          </w:tcPr>
          <w:p w14:paraId="584681AE"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0.944</w:t>
            </w:r>
          </w:p>
        </w:tc>
        <w:tc>
          <w:tcPr>
            <w:tcW w:w="960" w:type="dxa"/>
            <w:noWrap/>
            <w:hideMark/>
          </w:tcPr>
          <w:p w14:paraId="23E9DB5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032E870D"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4CC56D3" w14:textId="77777777" w:rsidR="00284BED" w:rsidRPr="00DB3380" w:rsidRDefault="00284BED" w:rsidP="00DB3380">
            <w:pPr>
              <w:contextualSpacing/>
              <w:rPr>
                <w:b w:val="0"/>
                <w:bCs w:val="0"/>
                <w:sz w:val="20"/>
                <w:szCs w:val="20"/>
              </w:rPr>
            </w:pPr>
            <w:r w:rsidRPr="00DB3380">
              <w:rPr>
                <w:b w:val="0"/>
                <w:bCs w:val="0"/>
                <w:sz w:val="20"/>
                <w:szCs w:val="20"/>
              </w:rPr>
              <w:t>PO4-</w:t>
            </w:r>
          </w:p>
        </w:tc>
        <w:tc>
          <w:tcPr>
            <w:tcW w:w="949" w:type="dxa"/>
            <w:noWrap/>
            <w:hideMark/>
          </w:tcPr>
          <w:p w14:paraId="4E2BB4B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-0.14</w:t>
            </w:r>
          </w:p>
        </w:tc>
        <w:tc>
          <w:tcPr>
            <w:tcW w:w="383" w:type="dxa"/>
            <w:noWrap/>
            <w:hideMark/>
          </w:tcPr>
          <w:p w14:paraId="7DBFD48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4349EE6D"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0.26</w:t>
            </w:r>
          </w:p>
        </w:tc>
        <w:tc>
          <w:tcPr>
            <w:tcW w:w="1100" w:type="dxa"/>
            <w:noWrap/>
            <w:hideMark/>
          </w:tcPr>
          <w:p w14:paraId="064CB74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2.79</w:t>
            </w:r>
          </w:p>
        </w:tc>
        <w:tc>
          <w:tcPr>
            <w:tcW w:w="960" w:type="dxa"/>
            <w:noWrap/>
            <w:hideMark/>
          </w:tcPr>
          <w:p w14:paraId="481FAC9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0.133</w:t>
            </w:r>
          </w:p>
        </w:tc>
        <w:tc>
          <w:tcPr>
            <w:tcW w:w="960" w:type="dxa"/>
            <w:noWrap/>
            <w:hideMark/>
          </w:tcPr>
          <w:p w14:paraId="022C93CB"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40FA1CE9"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AFFA8F6" w14:textId="77777777" w:rsidR="00284BED" w:rsidRPr="00DB3380" w:rsidRDefault="00284BED" w:rsidP="00DB3380">
            <w:pPr>
              <w:contextualSpacing/>
              <w:rPr>
                <w:b w:val="0"/>
                <w:bCs w:val="0"/>
                <w:sz w:val="20"/>
                <w:szCs w:val="20"/>
              </w:rPr>
            </w:pPr>
            <w:proofErr w:type="spellStart"/>
            <w:proofErr w:type="gramStart"/>
            <w:r w:rsidRPr="00DB3380">
              <w:rPr>
                <w:b w:val="0"/>
                <w:bCs w:val="0"/>
                <w:sz w:val="20"/>
                <w:szCs w:val="20"/>
              </w:rPr>
              <w:t>T.water</w:t>
            </w:r>
            <w:proofErr w:type="spellEnd"/>
            <w:proofErr w:type="gramEnd"/>
          </w:p>
        </w:tc>
        <w:tc>
          <w:tcPr>
            <w:tcW w:w="949" w:type="dxa"/>
            <w:noWrap/>
            <w:hideMark/>
          </w:tcPr>
          <w:p w14:paraId="2D01A86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-0.07</w:t>
            </w:r>
          </w:p>
        </w:tc>
        <w:tc>
          <w:tcPr>
            <w:tcW w:w="383" w:type="dxa"/>
            <w:noWrap/>
            <w:hideMark/>
          </w:tcPr>
          <w:p w14:paraId="33A71F3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2D661F2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0.20</w:t>
            </w:r>
          </w:p>
        </w:tc>
        <w:tc>
          <w:tcPr>
            <w:tcW w:w="1100" w:type="dxa"/>
            <w:noWrap/>
            <w:hideMark/>
          </w:tcPr>
          <w:p w14:paraId="41C5292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1.99</w:t>
            </w:r>
          </w:p>
        </w:tc>
        <w:tc>
          <w:tcPr>
            <w:tcW w:w="960" w:type="dxa"/>
            <w:noWrap/>
            <w:hideMark/>
          </w:tcPr>
          <w:p w14:paraId="43C79F4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0.196</w:t>
            </w:r>
          </w:p>
        </w:tc>
        <w:tc>
          <w:tcPr>
            <w:tcW w:w="960" w:type="dxa"/>
            <w:noWrap/>
            <w:hideMark/>
          </w:tcPr>
          <w:p w14:paraId="5C36E4F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B54B25A"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634004B" w14:textId="77777777" w:rsidR="00284BED" w:rsidRPr="00DB3380" w:rsidRDefault="00284BED" w:rsidP="00DB3380">
            <w:pPr>
              <w:contextualSpacing/>
              <w:rPr>
                <w:b w:val="0"/>
                <w:bCs w:val="0"/>
                <w:sz w:val="20"/>
                <w:szCs w:val="20"/>
              </w:rPr>
            </w:pPr>
            <w:r w:rsidRPr="00DB3380">
              <w:rPr>
                <w:b w:val="0"/>
                <w:bCs w:val="0"/>
                <w:sz w:val="20"/>
                <w:szCs w:val="20"/>
              </w:rPr>
              <w:t>Turbidity</w:t>
            </w:r>
          </w:p>
        </w:tc>
        <w:tc>
          <w:tcPr>
            <w:tcW w:w="949" w:type="dxa"/>
            <w:noWrap/>
            <w:hideMark/>
          </w:tcPr>
          <w:p w14:paraId="23FC1B6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0.02</w:t>
            </w:r>
          </w:p>
        </w:tc>
        <w:tc>
          <w:tcPr>
            <w:tcW w:w="383" w:type="dxa"/>
            <w:noWrap/>
            <w:hideMark/>
          </w:tcPr>
          <w:p w14:paraId="19B5312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572BE8C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0.21</w:t>
            </w:r>
          </w:p>
        </w:tc>
        <w:tc>
          <w:tcPr>
            <w:tcW w:w="1100" w:type="dxa"/>
            <w:noWrap/>
            <w:hideMark/>
          </w:tcPr>
          <w:p w14:paraId="4A8F0AC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2.10</w:t>
            </w:r>
          </w:p>
        </w:tc>
        <w:tc>
          <w:tcPr>
            <w:tcW w:w="960" w:type="dxa"/>
            <w:noWrap/>
            <w:hideMark/>
          </w:tcPr>
          <w:p w14:paraId="6C9DCD0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0.186</w:t>
            </w:r>
          </w:p>
        </w:tc>
        <w:tc>
          <w:tcPr>
            <w:tcW w:w="960" w:type="dxa"/>
            <w:noWrap/>
            <w:hideMark/>
          </w:tcPr>
          <w:p w14:paraId="7CD0A4F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25AFB101"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B4B09D4" w14:textId="77777777" w:rsidR="00284BED" w:rsidRPr="00DB3380" w:rsidRDefault="00284BED" w:rsidP="00DB3380">
            <w:pPr>
              <w:contextualSpacing/>
              <w:rPr>
                <w:b w:val="0"/>
                <w:bCs w:val="0"/>
                <w:sz w:val="20"/>
                <w:szCs w:val="20"/>
              </w:rPr>
            </w:pPr>
            <w:proofErr w:type="spellStart"/>
            <w:r w:rsidRPr="00DB3380">
              <w:rPr>
                <w:b w:val="0"/>
                <w:bCs w:val="0"/>
                <w:sz w:val="20"/>
                <w:szCs w:val="20"/>
              </w:rPr>
              <w:t>Bank.H</w:t>
            </w:r>
            <w:proofErr w:type="spellEnd"/>
          </w:p>
        </w:tc>
        <w:tc>
          <w:tcPr>
            <w:tcW w:w="949" w:type="dxa"/>
            <w:noWrap/>
            <w:hideMark/>
          </w:tcPr>
          <w:p w14:paraId="78C4C97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-1.13</w:t>
            </w:r>
          </w:p>
        </w:tc>
        <w:tc>
          <w:tcPr>
            <w:tcW w:w="383" w:type="dxa"/>
            <w:noWrap/>
            <w:hideMark/>
          </w:tcPr>
          <w:p w14:paraId="307247C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2B37897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0.25</w:t>
            </w:r>
          </w:p>
        </w:tc>
        <w:tc>
          <w:tcPr>
            <w:tcW w:w="1100" w:type="dxa"/>
            <w:noWrap/>
            <w:hideMark/>
          </w:tcPr>
          <w:p w14:paraId="0CA13F4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2.61</w:t>
            </w:r>
          </w:p>
        </w:tc>
        <w:tc>
          <w:tcPr>
            <w:tcW w:w="960" w:type="dxa"/>
            <w:noWrap/>
            <w:hideMark/>
          </w:tcPr>
          <w:p w14:paraId="2104236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0.145</w:t>
            </w:r>
          </w:p>
        </w:tc>
        <w:tc>
          <w:tcPr>
            <w:tcW w:w="960" w:type="dxa"/>
            <w:noWrap/>
            <w:hideMark/>
          </w:tcPr>
          <w:p w14:paraId="36CE5C1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36107310"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60263440" w14:textId="77777777" w:rsidR="00284BED" w:rsidRPr="00DB3380" w:rsidRDefault="00284BED" w:rsidP="00DB3380">
            <w:pPr>
              <w:contextualSpacing/>
              <w:rPr>
                <w:b w:val="0"/>
                <w:bCs w:val="0"/>
                <w:sz w:val="20"/>
                <w:szCs w:val="20"/>
              </w:rPr>
            </w:pPr>
            <w:r w:rsidRPr="00DB3380">
              <w:rPr>
                <w:b w:val="0"/>
                <w:bCs w:val="0"/>
                <w:sz w:val="20"/>
                <w:szCs w:val="20"/>
              </w:rPr>
              <w:t>Canopy</w:t>
            </w:r>
          </w:p>
        </w:tc>
        <w:tc>
          <w:tcPr>
            <w:tcW w:w="949" w:type="dxa"/>
            <w:noWrap/>
            <w:hideMark/>
          </w:tcPr>
          <w:p w14:paraId="34AF60A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471AD11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6AD50A1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0.45</w:t>
            </w:r>
          </w:p>
        </w:tc>
        <w:tc>
          <w:tcPr>
            <w:tcW w:w="1100" w:type="dxa"/>
            <w:noWrap/>
            <w:hideMark/>
          </w:tcPr>
          <w:p w14:paraId="09F11C4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6.49</w:t>
            </w:r>
          </w:p>
        </w:tc>
        <w:tc>
          <w:tcPr>
            <w:tcW w:w="960" w:type="dxa"/>
            <w:noWrap/>
            <w:hideMark/>
          </w:tcPr>
          <w:p w14:paraId="01D6967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0.034</w:t>
            </w:r>
          </w:p>
        </w:tc>
        <w:tc>
          <w:tcPr>
            <w:tcW w:w="960" w:type="dxa"/>
            <w:noWrap/>
            <w:hideMark/>
          </w:tcPr>
          <w:p w14:paraId="20569EA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3757021A"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301AFEDC" w14:textId="77777777" w:rsidR="00284BED" w:rsidRPr="00DB3380" w:rsidRDefault="00284BED" w:rsidP="00DB3380">
            <w:pPr>
              <w:contextualSpacing/>
              <w:rPr>
                <w:b w:val="0"/>
                <w:bCs w:val="0"/>
                <w:sz w:val="20"/>
                <w:szCs w:val="20"/>
              </w:rPr>
            </w:pPr>
            <w:r w:rsidRPr="00DB3380">
              <w:rPr>
                <w:b w:val="0"/>
                <w:bCs w:val="0"/>
                <w:sz w:val="20"/>
                <w:szCs w:val="20"/>
              </w:rPr>
              <w:t>d50</w:t>
            </w:r>
          </w:p>
        </w:tc>
        <w:tc>
          <w:tcPr>
            <w:tcW w:w="949" w:type="dxa"/>
            <w:noWrap/>
            <w:hideMark/>
          </w:tcPr>
          <w:p w14:paraId="16B013C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383" w:type="dxa"/>
            <w:noWrap/>
            <w:hideMark/>
          </w:tcPr>
          <w:p w14:paraId="7BF40C5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5C8B3FC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1100" w:type="dxa"/>
            <w:noWrap/>
            <w:hideMark/>
          </w:tcPr>
          <w:p w14:paraId="651A6FA9"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0.13</w:t>
            </w:r>
          </w:p>
        </w:tc>
        <w:tc>
          <w:tcPr>
            <w:tcW w:w="960" w:type="dxa"/>
            <w:noWrap/>
            <w:hideMark/>
          </w:tcPr>
          <w:p w14:paraId="423A935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0.728</w:t>
            </w:r>
          </w:p>
        </w:tc>
        <w:tc>
          <w:tcPr>
            <w:tcW w:w="960" w:type="dxa"/>
            <w:noWrap/>
            <w:hideMark/>
          </w:tcPr>
          <w:p w14:paraId="5C334E7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22208004"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FF8807B" w14:textId="77777777" w:rsidR="00284BED" w:rsidRPr="00DB3380" w:rsidRDefault="00284BED" w:rsidP="00DB3380">
            <w:pPr>
              <w:contextualSpacing/>
              <w:rPr>
                <w:b w:val="0"/>
                <w:bCs w:val="0"/>
                <w:sz w:val="20"/>
                <w:szCs w:val="20"/>
              </w:rPr>
            </w:pPr>
            <w:proofErr w:type="spellStart"/>
            <w:r w:rsidRPr="00DB3380">
              <w:rPr>
                <w:b w:val="0"/>
                <w:bCs w:val="0"/>
                <w:sz w:val="20"/>
                <w:szCs w:val="20"/>
              </w:rPr>
              <w:t>Rosgen</w:t>
            </w:r>
            <w:proofErr w:type="spellEnd"/>
          </w:p>
        </w:tc>
        <w:tc>
          <w:tcPr>
            <w:tcW w:w="949" w:type="dxa"/>
            <w:noWrap/>
            <w:hideMark/>
          </w:tcPr>
          <w:p w14:paraId="1B65AAC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0.02</w:t>
            </w:r>
          </w:p>
        </w:tc>
        <w:tc>
          <w:tcPr>
            <w:tcW w:w="383" w:type="dxa"/>
            <w:noWrap/>
            <w:hideMark/>
          </w:tcPr>
          <w:p w14:paraId="265561B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3491B57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0.03</w:t>
            </w:r>
          </w:p>
        </w:tc>
        <w:tc>
          <w:tcPr>
            <w:tcW w:w="1100" w:type="dxa"/>
            <w:noWrap/>
            <w:hideMark/>
          </w:tcPr>
          <w:p w14:paraId="54EC75B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0.22</w:t>
            </w:r>
          </w:p>
        </w:tc>
        <w:tc>
          <w:tcPr>
            <w:tcW w:w="960" w:type="dxa"/>
            <w:noWrap/>
            <w:hideMark/>
          </w:tcPr>
          <w:p w14:paraId="0E6CF09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0.649</w:t>
            </w:r>
          </w:p>
        </w:tc>
        <w:tc>
          <w:tcPr>
            <w:tcW w:w="960" w:type="dxa"/>
            <w:noWrap/>
            <w:hideMark/>
          </w:tcPr>
          <w:p w14:paraId="04573F3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bl>
    <w:p w14:paraId="7CA2B87C" w14:textId="040DE846" w:rsidR="00DB3380" w:rsidRDefault="00DB3380" w:rsidP="00DB3380">
      <w:pPr>
        <w:spacing w:line="480" w:lineRule="auto"/>
        <w:contextualSpacing/>
      </w:pPr>
      <w:r>
        <w:t>Table 10. Linear regressions of fish community Shannon index versus environmental predictors.</w:t>
      </w:r>
    </w:p>
    <w:p w14:paraId="4438093B" w14:textId="13A6B727" w:rsidR="00DB3380" w:rsidRDefault="00DB3380" w:rsidP="00DB3380">
      <w:pPr>
        <w:spacing w:line="480" w:lineRule="auto"/>
        <w:contextualSpacing/>
      </w:pPr>
    </w:p>
    <w:p w14:paraId="7DCD1A6C" w14:textId="23EE0B9A" w:rsidR="00140764" w:rsidRDefault="00140764" w:rsidP="00DB3380">
      <w:pPr>
        <w:spacing w:line="480" w:lineRule="auto"/>
        <w:contextualSpacing/>
      </w:pPr>
    </w:p>
    <w:p w14:paraId="7E3FE776" w14:textId="0741F2D4" w:rsidR="00140764" w:rsidRDefault="00140764" w:rsidP="00DB3380">
      <w:pPr>
        <w:spacing w:line="480" w:lineRule="auto"/>
        <w:contextualSpacing/>
      </w:pPr>
    </w:p>
    <w:p w14:paraId="080D547C" w14:textId="36784472" w:rsidR="00140764" w:rsidRDefault="00140764" w:rsidP="00DB3380">
      <w:pPr>
        <w:spacing w:line="480" w:lineRule="auto"/>
        <w:contextualSpacing/>
      </w:pPr>
    </w:p>
    <w:p w14:paraId="3EE6A61A" w14:textId="5A19E714" w:rsidR="00140764" w:rsidRDefault="00140764" w:rsidP="00DB3380">
      <w:pPr>
        <w:spacing w:line="480" w:lineRule="auto"/>
        <w:contextualSpacing/>
      </w:pPr>
    </w:p>
    <w:p w14:paraId="2EC2DAE2" w14:textId="77777777" w:rsidR="00140764" w:rsidRDefault="00140764" w:rsidP="00DB3380">
      <w:pPr>
        <w:spacing w:line="480" w:lineRule="auto"/>
        <w:contextualSpacing/>
      </w:pPr>
    </w:p>
    <w:tbl>
      <w:tblPr>
        <w:tblStyle w:val="PlainTable4"/>
        <w:tblW w:w="0" w:type="auto"/>
        <w:tblLook w:val="04A0" w:firstRow="1" w:lastRow="0" w:firstColumn="1" w:lastColumn="0" w:noHBand="0" w:noVBand="1"/>
      </w:tblPr>
      <w:tblGrid>
        <w:gridCol w:w="1351"/>
        <w:gridCol w:w="1044"/>
        <w:gridCol w:w="773"/>
        <w:gridCol w:w="773"/>
        <w:gridCol w:w="1100"/>
        <w:gridCol w:w="960"/>
        <w:gridCol w:w="960"/>
      </w:tblGrid>
      <w:tr w:rsidR="006750BE" w:rsidRPr="006750BE" w14:paraId="21C4AC71" w14:textId="77777777" w:rsidTr="006750B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41" w:type="dxa"/>
            <w:gridSpan w:val="4"/>
            <w:tcBorders>
              <w:bottom w:val="single" w:sz="4" w:space="0" w:color="auto"/>
            </w:tcBorders>
            <w:noWrap/>
            <w:hideMark/>
          </w:tcPr>
          <w:p w14:paraId="73E02246" w14:textId="77777777" w:rsidR="006750BE" w:rsidRPr="00140764" w:rsidRDefault="006750BE" w:rsidP="006750BE">
            <w:pPr>
              <w:contextualSpacing/>
              <w:rPr>
                <w:sz w:val="20"/>
                <w:szCs w:val="20"/>
              </w:rPr>
            </w:pPr>
            <w:r w:rsidRPr="00140764">
              <w:rPr>
                <w:sz w:val="20"/>
                <w:szCs w:val="20"/>
              </w:rPr>
              <w:lastRenderedPageBreak/>
              <w:t>Rarified Richness - Invertebrate</w:t>
            </w:r>
          </w:p>
        </w:tc>
        <w:tc>
          <w:tcPr>
            <w:tcW w:w="1100" w:type="dxa"/>
            <w:tcBorders>
              <w:bottom w:val="single" w:sz="4" w:space="0" w:color="auto"/>
            </w:tcBorders>
            <w:noWrap/>
            <w:hideMark/>
          </w:tcPr>
          <w:p w14:paraId="788FC293"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3E287804"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3190F99C"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750BE" w:rsidRPr="006750BE" w14:paraId="20168082" w14:textId="77777777" w:rsidTr="006750B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351" w:type="dxa"/>
            <w:tcBorders>
              <w:top w:val="single" w:sz="4" w:space="0" w:color="auto"/>
            </w:tcBorders>
            <w:noWrap/>
            <w:hideMark/>
          </w:tcPr>
          <w:p w14:paraId="11182B91" w14:textId="77777777" w:rsidR="006750BE" w:rsidRPr="006750BE" w:rsidRDefault="006750BE" w:rsidP="006750BE">
            <w:pPr>
              <w:contextualSpacing/>
              <w:rPr>
                <w:b w:val="0"/>
                <w:bCs w:val="0"/>
                <w:sz w:val="20"/>
                <w:szCs w:val="20"/>
              </w:rPr>
            </w:pPr>
            <w:r w:rsidRPr="006750BE">
              <w:rPr>
                <w:b w:val="0"/>
                <w:bCs w:val="0"/>
                <w:sz w:val="20"/>
                <w:szCs w:val="20"/>
              </w:rPr>
              <w:t>Predictor</w:t>
            </w:r>
          </w:p>
        </w:tc>
        <w:tc>
          <w:tcPr>
            <w:tcW w:w="1044" w:type="dxa"/>
            <w:tcBorders>
              <w:top w:val="single" w:sz="4" w:space="0" w:color="auto"/>
            </w:tcBorders>
            <w:noWrap/>
            <w:hideMark/>
          </w:tcPr>
          <w:p w14:paraId="674C1C3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Slope</w:t>
            </w:r>
          </w:p>
        </w:tc>
        <w:tc>
          <w:tcPr>
            <w:tcW w:w="773" w:type="dxa"/>
            <w:tcBorders>
              <w:top w:val="single" w:sz="4" w:space="0" w:color="auto"/>
            </w:tcBorders>
            <w:noWrap/>
            <w:hideMark/>
          </w:tcPr>
          <w:p w14:paraId="6DE328D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df</w:t>
            </w:r>
          </w:p>
        </w:tc>
        <w:tc>
          <w:tcPr>
            <w:tcW w:w="773" w:type="dxa"/>
            <w:tcBorders>
              <w:top w:val="single" w:sz="4" w:space="0" w:color="auto"/>
            </w:tcBorders>
            <w:noWrap/>
            <w:hideMark/>
          </w:tcPr>
          <w:p w14:paraId="3EA2CF8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R</w:t>
            </w:r>
            <w:r w:rsidRPr="006750BE">
              <w:rPr>
                <w:sz w:val="20"/>
                <w:szCs w:val="20"/>
                <w:vertAlign w:val="superscript"/>
              </w:rPr>
              <w:t>2</w:t>
            </w:r>
          </w:p>
        </w:tc>
        <w:tc>
          <w:tcPr>
            <w:tcW w:w="1100" w:type="dxa"/>
            <w:tcBorders>
              <w:top w:val="single" w:sz="4" w:space="0" w:color="auto"/>
            </w:tcBorders>
            <w:noWrap/>
            <w:hideMark/>
          </w:tcPr>
          <w:p w14:paraId="06FFEE4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F statistic</w:t>
            </w:r>
          </w:p>
        </w:tc>
        <w:tc>
          <w:tcPr>
            <w:tcW w:w="960" w:type="dxa"/>
            <w:tcBorders>
              <w:top w:val="single" w:sz="4" w:space="0" w:color="auto"/>
            </w:tcBorders>
            <w:noWrap/>
            <w:hideMark/>
          </w:tcPr>
          <w:p w14:paraId="2364957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value</w:t>
            </w:r>
          </w:p>
        </w:tc>
        <w:tc>
          <w:tcPr>
            <w:tcW w:w="960" w:type="dxa"/>
            <w:tcBorders>
              <w:top w:val="single" w:sz="4" w:space="0" w:color="auto"/>
            </w:tcBorders>
            <w:noWrap/>
            <w:hideMark/>
          </w:tcPr>
          <w:p w14:paraId="64C622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 xml:space="preserve"> &lt; .05</w:t>
            </w:r>
          </w:p>
        </w:tc>
      </w:tr>
      <w:tr w:rsidR="006750BE" w:rsidRPr="006750BE" w14:paraId="7400129D"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A4CBEE4" w14:textId="77777777" w:rsidR="006750BE" w:rsidRPr="006750BE" w:rsidRDefault="006750BE" w:rsidP="006750BE">
            <w:pPr>
              <w:contextualSpacing/>
              <w:rPr>
                <w:b w:val="0"/>
                <w:bCs w:val="0"/>
                <w:sz w:val="20"/>
                <w:szCs w:val="20"/>
              </w:rPr>
            </w:pPr>
            <w:r w:rsidRPr="006750BE">
              <w:rPr>
                <w:b w:val="0"/>
                <w:bCs w:val="0"/>
                <w:sz w:val="20"/>
                <w:szCs w:val="20"/>
              </w:rPr>
              <w:t>PET</w:t>
            </w:r>
          </w:p>
        </w:tc>
        <w:tc>
          <w:tcPr>
            <w:tcW w:w="1044" w:type="dxa"/>
            <w:noWrap/>
            <w:hideMark/>
          </w:tcPr>
          <w:p w14:paraId="0D43E52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0.016</w:t>
            </w:r>
          </w:p>
        </w:tc>
        <w:tc>
          <w:tcPr>
            <w:tcW w:w="773" w:type="dxa"/>
            <w:noWrap/>
            <w:hideMark/>
          </w:tcPr>
          <w:p w14:paraId="00B9F49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8E8F0E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0.006</w:t>
            </w:r>
          </w:p>
        </w:tc>
        <w:tc>
          <w:tcPr>
            <w:tcW w:w="1100" w:type="dxa"/>
            <w:noWrap/>
            <w:hideMark/>
          </w:tcPr>
          <w:p w14:paraId="1B6F135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0.045</w:t>
            </w:r>
          </w:p>
        </w:tc>
        <w:tc>
          <w:tcPr>
            <w:tcW w:w="960" w:type="dxa"/>
            <w:noWrap/>
            <w:hideMark/>
          </w:tcPr>
          <w:p w14:paraId="0F46610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0.838</w:t>
            </w:r>
          </w:p>
        </w:tc>
        <w:tc>
          <w:tcPr>
            <w:tcW w:w="960" w:type="dxa"/>
            <w:noWrap/>
            <w:hideMark/>
          </w:tcPr>
          <w:p w14:paraId="1A06052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DB46EDB"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1D6F763" w14:textId="77777777" w:rsidR="006750BE" w:rsidRPr="006750BE" w:rsidRDefault="006750BE" w:rsidP="006750BE">
            <w:pPr>
              <w:contextualSpacing/>
              <w:rPr>
                <w:b w:val="0"/>
                <w:bCs w:val="0"/>
                <w:sz w:val="20"/>
                <w:szCs w:val="20"/>
              </w:rPr>
            </w:pPr>
            <w:r w:rsidRPr="006750BE">
              <w:rPr>
                <w:b w:val="0"/>
                <w:bCs w:val="0"/>
                <w:sz w:val="20"/>
                <w:szCs w:val="20"/>
              </w:rPr>
              <w:t>AP</w:t>
            </w:r>
          </w:p>
        </w:tc>
        <w:tc>
          <w:tcPr>
            <w:tcW w:w="1044" w:type="dxa"/>
            <w:noWrap/>
            <w:hideMark/>
          </w:tcPr>
          <w:p w14:paraId="6EDD6F9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-0.088</w:t>
            </w:r>
          </w:p>
        </w:tc>
        <w:tc>
          <w:tcPr>
            <w:tcW w:w="773" w:type="dxa"/>
            <w:noWrap/>
            <w:hideMark/>
          </w:tcPr>
          <w:p w14:paraId="400F2A3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20D3F7C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0.056</w:t>
            </w:r>
          </w:p>
        </w:tc>
        <w:tc>
          <w:tcPr>
            <w:tcW w:w="1100" w:type="dxa"/>
            <w:noWrap/>
            <w:hideMark/>
          </w:tcPr>
          <w:p w14:paraId="7ED50E5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0.475</w:t>
            </w:r>
          </w:p>
        </w:tc>
        <w:tc>
          <w:tcPr>
            <w:tcW w:w="960" w:type="dxa"/>
            <w:noWrap/>
            <w:hideMark/>
          </w:tcPr>
          <w:p w14:paraId="4E940E4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0.510</w:t>
            </w:r>
          </w:p>
        </w:tc>
        <w:tc>
          <w:tcPr>
            <w:tcW w:w="960" w:type="dxa"/>
            <w:noWrap/>
            <w:hideMark/>
          </w:tcPr>
          <w:p w14:paraId="20F4783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5B7D347B"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E0DAD15" w14:textId="77777777" w:rsidR="006750BE" w:rsidRPr="006750BE" w:rsidRDefault="006750BE" w:rsidP="006750BE">
            <w:pPr>
              <w:contextualSpacing/>
              <w:rPr>
                <w:b w:val="0"/>
                <w:bCs w:val="0"/>
                <w:sz w:val="20"/>
                <w:szCs w:val="20"/>
              </w:rPr>
            </w:pPr>
            <w:r w:rsidRPr="006750BE">
              <w:rPr>
                <w:b w:val="0"/>
                <w:bCs w:val="0"/>
                <w:sz w:val="20"/>
                <w:szCs w:val="20"/>
              </w:rPr>
              <w:t>RH</w:t>
            </w:r>
          </w:p>
        </w:tc>
        <w:tc>
          <w:tcPr>
            <w:tcW w:w="1044" w:type="dxa"/>
            <w:noWrap/>
            <w:hideMark/>
          </w:tcPr>
          <w:p w14:paraId="1DB6038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1.317</w:t>
            </w:r>
          </w:p>
        </w:tc>
        <w:tc>
          <w:tcPr>
            <w:tcW w:w="773" w:type="dxa"/>
            <w:noWrap/>
            <w:hideMark/>
          </w:tcPr>
          <w:p w14:paraId="6AB31B0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421B1F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0.110</w:t>
            </w:r>
          </w:p>
        </w:tc>
        <w:tc>
          <w:tcPr>
            <w:tcW w:w="1100" w:type="dxa"/>
            <w:noWrap/>
            <w:hideMark/>
          </w:tcPr>
          <w:p w14:paraId="4BB52E5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0.984</w:t>
            </w:r>
          </w:p>
        </w:tc>
        <w:tc>
          <w:tcPr>
            <w:tcW w:w="960" w:type="dxa"/>
            <w:noWrap/>
            <w:hideMark/>
          </w:tcPr>
          <w:p w14:paraId="00BEAE5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0.350</w:t>
            </w:r>
          </w:p>
        </w:tc>
        <w:tc>
          <w:tcPr>
            <w:tcW w:w="960" w:type="dxa"/>
            <w:noWrap/>
            <w:hideMark/>
          </w:tcPr>
          <w:p w14:paraId="2E3251E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24833B05"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D533A0B"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Av.Flow</w:t>
            </w:r>
            <w:proofErr w:type="spellEnd"/>
            <w:proofErr w:type="gramEnd"/>
          </w:p>
        </w:tc>
        <w:tc>
          <w:tcPr>
            <w:tcW w:w="1044" w:type="dxa"/>
            <w:noWrap/>
            <w:hideMark/>
          </w:tcPr>
          <w:p w14:paraId="2CE6BAF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0.075</w:t>
            </w:r>
          </w:p>
        </w:tc>
        <w:tc>
          <w:tcPr>
            <w:tcW w:w="773" w:type="dxa"/>
            <w:noWrap/>
            <w:hideMark/>
          </w:tcPr>
          <w:p w14:paraId="2A9FA96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4A3321D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0.116</w:t>
            </w:r>
          </w:p>
        </w:tc>
        <w:tc>
          <w:tcPr>
            <w:tcW w:w="1100" w:type="dxa"/>
            <w:noWrap/>
            <w:hideMark/>
          </w:tcPr>
          <w:p w14:paraId="26A7441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1.051</w:t>
            </w:r>
          </w:p>
        </w:tc>
        <w:tc>
          <w:tcPr>
            <w:tcW w:w="960" w:type="dxa"/>
            <w:noWrap/>
            <w:hideMark/>
          </w:tcPr>
          <w:p w14:paraId="79EC55F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0.335</w:t>
            </w:r>
          </w:p>
        </w:tc>
        <w:tc>
          <w:tcPr>
            <w:tcW w:w="960" w:type="dxa"/>
            <w:noWrap/>
            <w:hideMark/>
          </w:tcPr>
          <w:p w14:paraId="7AAB9BC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67C9CC2A"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597BE4B0" w14:textId="77777777" w:rsidR="006750BE" w:rsidRPr="006750BE" w:rsidRDefault="006750BE" w:rsidP="006750BE">
            <w:pPr>
              <w:contextualSpacing/>
              <w:rPr>
                <w:b w:val="0"/>
                <w:bCs w:val="0"/>
                <w:sz w:val="20"/>
                <w:szCs w:val="20"/>
              </w:rPr>
            </w:pPr>
            <w:proofErr w:type="spellStart"/>
            <w:r w:rsidRPr="006750BE">
              <w:rPr>
                <w:b w:val="0"/>
                <w:bCs w:val="0"/>
                <w:sz w:val="20"/>
                <w:szCs w:val="20"/>
              </w:rPr>
              <w:t>Flash.I</w:t>
            </w:r>
            <w:proofErr w:type="spellEnd"/>
          </w:p>
        </w:tc>
        <w:tc>
          <w:tcPr>
            <w:tcW w:w="1044" w:type="dxa"/>
            <w:noWrap/>
            <w:hideMark/>
          </w:tcPr>
          <w:p w14:paraId="010124C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10.446</w:t>
            </w:r>
          </w:p>
        </w:tc>
        <w:tc>
          <w:tcPr>
            <w:tcW w:w="773" w:type="dxa"/>
            <w:noWrap/>
            <w:hideMark/>
          </w:tcPr>
          <w:p w14:paraId="23ECD54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4FBE458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0.081</w:t>
            </w:r>
          </w:p>
        </w:tc>
        <w:tc>
          <w:tcPr>
            <w:tcW w:w="1100" w:type="dxa"/>
            <w:noWrap/>
            <w:hideMark/>
          </w:tcPr>
          <w:p w14:paraId="517F323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0.704</w:t>
            </w:r>
          </w:p>
        </w:tc>
        <w:tc>
          <w:tcPr>
            <w:tcW w:w="960" w:type="dxa"/>
            <w:noWrap/>
            <w:hideMark/>
          </w:tcPr>
          <w:p w14:paraId="17B721A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0.426</w:t>
            </w:r>
          </w:p>
        </w:tc>
        <w:tc>
          <w:tcPr>
            <w:tcW w:w="960" w:type="dxa"/>
            <w:noWrap/>
            <w:hideMark/>
          </w:tcPr>
          <w:p w14:paraId="679204A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379B4CE3"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3AA625D" w14:textId="77777777" w:rsidR="006750BE" w:rsidRPr="006750BE" w:rsidRDefault="006750BE" w:rsidP="006750BE">
            <w:pPr>
              <w:contextualSpacing/>
              <w:rPr>
                <w:b w:val="0"/>
                <w:bCs w:val="0"/>
                <w:sz w:val="20"/>
                <w:szCs w:val="20"/>
              </w:rPr>
            </w:pPr>
            <w:r w:rsidRPr="006750BE">
              <w:rPr>
                <w:b w:val="0"/>
                <w:bCs w:val="0"/>
                <w:sz w:val="20"/>
                <w:szCs w:val="20"/>
              </w:rPr>
              <w:t>HFPP</w:t>
            </w:r>
          </w:p>
        </w:tc>
        <w:tc>
          <w:tcPr>
            <w:tcW w:w="1044" w:type="dxa"/>
            <w:noWrap/>
            <w:hideMark/>
          </w:tcPr>
          <w:p w14:paraId="7A8C745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-38.955</w:t>
            </w:r>
          </w:p>
        </w:tc>
        <w:tc>
          <w:tcPr>
            <w:tcW w:w="773" w:type="dxa"/>
            <w:noWrap/>
            <w:hideMark/>
          </w:tcPr>
          <w:p w14:paraId="7957C5F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3752233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0.199</w:t>
            </w:r>
          </w:p>
        </w:tc>
        <w:tc>
          <w:tcPr>
            <w:tcW w:w="1100" w:type="dxa"/>
            <w:noWrap/>
            <w:hideMark/>
          </w:tcPr>
          <w:p w14:paraId="651CEAE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1.994</w:t>
            </w:r>
          </w:p>
        </w:tc>
        <w:tc>
          <w:tcPr>
            <w:tcW w:w="960" w:type="dxa"/>
            <w:noWrap/>
            <w:hideMark/>
          </w:tcPr>
          <w:p w14:paraId="216BE95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0.196</w:t>
            </w:r>
          </w:p>
        </w:tc>
        <w:tc>
          <w:tcPr>
            <w:tcW w:w="960" w:type="dxa"/>
            <w:noWrap/>
            <w:hideMark/>
          </w:tcPr>
          <w:p w14:paraId="43E4B25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22B9AFBB"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5BE175A8" w14:textId="77777777" w:rsidR="006750BE" w:rsidRPr="006750BE" w:rsidRDefault="006750BE" w:rsidP="006750BE">
            <w:pPr>
              <w:contextualSpacing/>
              <w:rPr>
                <w:b w:val="0"/>
                <w:bCs w:val="0"/>
                <w:sz w:val="20"/>
                <w:szCs w:val="20"/>
              </w:rPr>
            </w:pPr>
            <w:r w:rsidRPr="006750BE">
              <w:rPr>
                <w:b w:val="0"/>
                <w:bCs w:val="0"/>
                <w:sz w:val="20"/>
                <w:szCs w:val="20"/>
              </w:rPr>
              <w:t>LFPP</w:t>
            </w:r>
          </w:p>
        </w:tc>
        <w:tc>
          <w:tcPr>
            <w:tcW w:w="1044" w:type="dxa"/>
            <w:noWrap/>
            <w:hideMark/>
          </w:tcPr>
          <w:p w14:paraId="736B9C0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-0.488</w:t>
            </w:r>
          </w:p>
        </w:tc>
        <w:tc>
          <w:tcPr>
            <w:tcW w:w="773" w:type="dxa"/>
            <w:noWrap/>
            <w:hideMark/>
          </w:tcPr>
          <w:p w14:paraId="024D84E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2F022A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0.306</w:t>
            </w:r>
          </w:p>
        </w:tc>
        <w:tc>
          <w:tcPr>
            <w:tcW w:w="1100" w:type="dxa"/>
            <w:noWrap/>
            <w:hideMark/>
          </w:tcPr>
          <w:p w14:paraId="016D416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3.533</w:t>
            </w:r>
          </w:p>
        </w:tc>
        <w:tc>
          <w:tcPr>
            <w:tcW w:w="960" w:type="dxa"/>
            <w:noWrap/>
            <w:hideMark/>
          </w:tcPr>
          <w:p w14:paraId="5771C3F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0.097</w:t>
            </w:r>
          </w:p>
        </w:tc>
        <w:tc>
          <w:tcPr>
            <w:tcW w:w="960" w:type="dxa"/>
            <w:noWrap/>
            <w:hideMark/>
          </w:tcPr>
          <w:p w14:paraId="427878A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0FA1A68E"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8976596" w14:textId="77777777" w:rsidR="006750BE" w:rsidRPr="006750BE" w:rsidRDefault="006750BE" w:rsidP="006750BE">
            <w:pPr>
              <w:contextualSpacing/>
              <w:rPr>
                <w:b w:val="0"/>
                <w:bCs w:val="0"/>
                <w:sz w:val="20"/>
                <w:szCs w:val="20"/>
              </w:rPr>
            </w:pPr>
            <w:proofErr w:type="spellStart"/>
            <w:r w:rsidRPr="006750BE">
              <w:rPr>
                <w:b w:val="0"/>
                <w:bCs w:val="0"/>
                <w:sz w:val="20"/>
                <w:szCs w:val="20"/>
              </w:rPr>
              <w:t>Bas.dev</w:t>
            </w:r>
            <w:proofErr w:type="spellEnd"/>
          </w:p>
        </w:tc>
        <w:tc>
          <w:tcPr>
            <w:tcW w:w="1044" w:type="dxa"/>
            <w:noWrap/>
            <w:hideMark/>
          </w:tcPr>
          <w:p w14:paraId="7320FE5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-0.072</w:t>
            </w:r>
          </w:p>
        </w:tc>
        <w:tc>
          <w:tcPr>
            <w:tcW w:w="773" w:type="dxa"/>
            <w:noWrap/>
            <w:hideMark/>
          </w:tcPr>
          <w:p w14:paraId="53CB0B9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2F8805D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0.047</w:t>
            </w:r>
          </w:p>
        </w:tc>
        <w:tc>
          <w:tcPr>
            <w:tcW w:w="1100" w:type="dxa"/>
            <w:noWrap/>
            <w:hideMark/>
          </w:tcPr>
          <w:p w14:paraId="10557B4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0.399</w:t>
            </w:r>
          </w:p>
        </w:tc>
        <w:tc>
          <w:tcPr>
            <w:tcW w:w="960" w:type="dxa"/>
            <w:noWrap/>
            <w:hideMark/>
          </w:tcPr>
          <w:p w14:paraId="3A6708A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0.545</w:t>
            </w:r>
          </w:p>
        </w:tc>
        <w:tc>
          <w:tcPr>
            <w:tcW w:w="960" w:type="dxa"/>
            <w:noWrap/>
            <w:hideMark/>
          </w:tcPr>
          <w:p w14:paraId="1DC4529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EC986C7"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77F4970" w14:textId="77777777" w:rsidR="006750BE" w:rsidRPr="006750BE" w:rsidRDefault="006750BE" w:rsidP="006750BE">
            <w:pPr>
              <w:contextualSpacing/>
              <w:rPr>
                <w:b w:val="0"/>
                <w:bCs w:val="0"/>
                <w:sz w:val="20"/>
                <w:szCs w:val="20"/>
              </w:rPr>
            </w:pPr>
            <w:proofErr w:type="spellStart"/>
            <w:r w:rsidRPr="006750BE">
              <w:rPr>
                <w:b w:val="0"/>
                <w:bCs w:val="0"/>
                <w:sz w:val="20"/>
                <w:szCs w:val="20"/>
              </w:rPr>
              <w:t>Bas.forest</w:t>
            </w:r>
            <w:proofErr w:type="spellEnd"/>
          </w:p>
        </w:tc>
        <w:tc>
          <w:tcPr>
            <w:tcW w:w="1044" w:type="dxa"/>
            <w:noWrap/>
            <w:hideMark/>
          </w:tcPr>
          <w:p w14:paraId="79311BD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0.278</w:t>
            </w:r>
          </w:p>
        </w:tc>
        <w:tc>
          <w:tcPr>
            <w:tcW w:w="773" w:type="dxa"/>
            <w:noWrap/>
            <w:hideMark/>
          </w:tcPr>
          <w:p w14:paraId="6C05CBE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356BBA1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0.159</w:t>
            </w:r>
          </w:p>
        </w:tc>
        <w:tc>
          <w:tcPr>
            <w:tcW w:w="1100" w:type="dxa"/>
            <w:noWrap/>
            <w:hideMark/>
          </w:tcPr>
          <w:p w14:paraId="00CE596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1.514</w:t>
            </w:r>
          </w:p>
        </w:tc>
        <w:tc>
          <w:tcPr>
            <w:tcW w:w="960" w:type="dxa"/>
            <w:noWrap/>
            <w:hideMark/>
          </w:tcPr>
          <w:p w14:paraId="07495B0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0.253</w:t>
            </w:r>
          </w:p>
        </w:tc>
        <w:tc>
          <w:tcPr>
            <w:tcW w:w="960" w:type="dxa"/>
            <w:noWrap/>
            <w:hideMark/>
          </w:tcPr>
          <w:p w14:paraId="2434F5E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619DE07"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4444DCF" w14:textId="77777777" w:rsidR="006750BE" w:rsidRPr="006750BE" w:rsidRDefault="006750BE" w:rsidP="006750BE">
            <w:pPr>
              <w:contextualSpacing/>
              <w:rPr>
                <w:b w:val="0"/>
                <w:bCs w:val="0"/>
                <w:sz w:val="20"/>
                <w:szCs w:val="20"/>
              </w:rPr>
            </w:pPr>
            <w:proofErr w:type="spellStart"/>
            <w:r w:rsidRPr="006750BE">
              <w:rPr>
                <w:b w:val="0"/>
                <w:bCs w:val="0"/>
                <w:sz w:val="20"/>
                <w:szCs w:val="20"/>
              </w:rPr>
              <w:t>Bas.plant</w:t>
            </w:r>
            <w:proofErr w:type="spellEnd"/>
          </w:p>
        </w:tc>
        <w:tc>
          <w:tcPr>
            <w:tcW w:w="1044" w:type="dxa"/>
            <w:noWrap/>
            <w:hideMark/>
          </w:tcPr>
          <w:p w14:paraId="3B69C14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-0.046</w:t>
            </w:r>
          </w:p>
        </w:tc>
        <w:tc>
          <w:tcPr>
            <w:tcW w:w="773" w:type="dxa"/>
            <w:noWrap/>
            <w:hideMark/>
          </w:tcPr>
          <w:p w14:paraId="6329608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456A04F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0.022</w:t>
            </w:r>
          </w:p>
        </w:tc>
        <w:tc>
          <w:tcPr>
            <w:tcW w:w="1100" w:type="dxa"/>
            <w:noWrap/>
            <w:hideMark/>
          </w:tcPr>
          <w:p w14:paraId="0F4C9E3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0.180</w:t>
            </w:r>
          </w:p>
        </w:tc>
        <w:tc>
          <w:tcPr>
            <w:tcW w:w="960" w:type="dxa"/>
            <w:noWrap/>
            <w:hideMark/>
          </w:tcPr>
          <w:p w14:paraId="095D955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0.683</w:t>
            </w:r>
          </w:p>
        </w:tc>
        <w:tc>
          <w:tcPr>
            <w:tcW w:w="960" w:type="dxa"/>
            <w:noWrap/>
            <w:hideMark/>
          </w:tcPr>
          <w:p w14:paraId="6636244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11F61EA"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9679B84" w14:textId="77777777" w:rsidR="006750BE" w:rsidRPr="006750BE" w:rsidRDefault="006750BE" w:rsidP="006750BE">
            <w:pPr>
              <w:contextualSpacing/>
              <w:rPr>
                <w:b w:val="0"/>
                <w:bCs w:val="0"/>
                <w:sz w:val="20"/>
                <w:szCs w:val="20"/>
              </w:rPr>
            </w:pPr>
            <w:r w:rsidRPr="006750BE">
              <w:rPr>
                <w:b w:val="0"/>
                <w:bCs w:val="0"/>
                <w:sz w:val="20"/>
                <w:szCs w:val="20"/>
              </w:rPr>
              <w:t>Rip.forest</w:t>
            </w:r>
          </w:p>
        </w:tc>
        <w:tc>
          <w:tcPr>
            <w:tcW w:w="1044" w:type="dxa"/>
            <w:noWrap/>
            <w:hideMark/>
          </w:tcPr>
          <w:p w14:paraId="46C6032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0.295</w:t>
            </w:r>
          </w:p>
        </w:tc>
        <w:tc>
          <w:tcPr>
            <w:tcW w:w="773" w:type="dxa"/>
            <w:noWrap/>
            <w:hideMark/>
          </w:tcPr>
          <w:p w14:paraId="3573ADB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31DCD27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0.139</w:t>
            </w:r>
          </w:p>
        </w:tc>
        <w:tc>
          <w:tcPr>
            <w:tcW w:w="1100" w:type="dxa"/>
            <w:noWrap/>
            <w:hideMark/>
          </w:tcPr>
          <w:p w14:paraId="7F83493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1.296</w:t>
            </w:r>
          </w:p>
        </w:tc>
        <w:tc>
          <w:tcPr>
            <w:tcW w:w="960" w:type="dxa"/>
            <w:noWrap/>
            <w:hideMark/>
          </w:tcPr>
          <w:p w14:paraId="6A9DAED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0.288</w:t>
            </w:r>
          </w:p>
        </w:tc>
        <w:tc>
          <w:tcPr>
            <w:tcW w:w="960" w:type="dxa"/>
            <w:noWrap/>
            <w:hideMark/>
          </w:tcPr>
          <w:p w14:paraId="3E48FD0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6ED6A6D"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7BFC1137" w14:textId="77777777" w:rsidR="006750BE" w:rsidRPr="006750BE" w:rsidRDefault="006750BE" w:rsidP="006750BE">
            <w:pPr>
              <w:contextualSpacing/>
              <w:rPr>
                <w:b w:val="0"/>
                <w:bCs w:val="0"/>
                <w:sz w:val="20"/>
                <w:szCs w:val="20"/>
              </w:rPr>
            </w:pPr>
            <w:r w:rsidRPr="006750BE">
              <w:rPr>
                <w:b w:val="0"/>
                <w:bCs w:val="0"/>
                <w:sz w:val="20"/>
                <w:szCs w:val="20"/>
              </w:rPr>
              <w:t>Runoff</w:t>
            </w:r>
          </w:p>
        </w:tc>
        <w:tc>
          <w:tcPr>
            <w:tcW w:w="1044" w:type="dxa"/>
            <w:noWrap/>
            <w:hideMark/>
          </w:tcPr>
          <w:p w14:paraId="102D689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-0.039</w:t>
            </w:r>
          </w:p>
        </w:tc>
        <w:tc>
          <w:tcPr>
            <w:tcW w:w="773" w:type="dxa"/>
            <w:noWrap/>
            <w:hideMark/>
          </w:tcPr>
          <w:p w14:paraId="3911204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610FED9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0.032</w:t>
            </w:r>
          </w:p>
        </w:tc>
        <w:tc>
          <w:tcPr>
            <w:tcW w:w="1100" w:type="dxa"/>
            <w:noWrap/>
            <w:hideMark/>
          </w:tcPr>
          <w:p w14:paraId="3B1B146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0.265</w:t>
            </w:r>
          </w:p>
        </w:tc>
        <w:tc>
          <w:tcPr>
            <w:tcW w:w="960" w:type="dxa"/>
            <w:noWrap/>
            <w:hideMark/>
          </w:tcPr>
          <w:p w14:paraId="18EB472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0.621</w:t>
            </w:r>
          </w:p>
        </w:tc>
        <w:tc>
          <w:tcPr>
            <w:tcW w:w="960" w:type="dxa"/>
            <w:noWrap/>
            <w:hideMark/>
          </w:tcPr>
          <w:p w14:paraId="15158DC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0662ECF4"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0D18D4F5" w14:textId="77777777" w:rsidR="006750BE" w:rsidRPr="006750BE" w:rsidRDefault="006750BE" w:rsidP="006750BE">
            <w:pPr>
              <w:contextualSpacing/>
              <w:rPr>
                <w:b w:val="0"/>
                <w:bCs w:val="0"/>
                <w:sz w:val="20"/>
                <w:szCs w:val="20"/>
              </w:rPr>
            </w:pPr>
            <w:r w:rsidRPr="006750BE">
              <w:rPr>
                <w:b w:val="0"/>
                <w:bCs w:val="0"/>
                <w:sz w:val="20"/>
                <w:szCs w:val="20"/>
              </w:rPr>
              <w:t>Soil.Org</w:t>
            </w:r>
          </w:p>
        </w:tc>
        <w:tc>
          <w:tcPr>
            <w:tcW w:w="1044" w:type="dxa"/>
            <w:noWrap/>
            <w:hideMark/>
          </w:tcPr>
          <w:p w14:paraId="0CAE6A2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-3.178</w:t>
            </w:r>
          </w:p>
        </w:tc>
        <w:tc>
          <w:tcPr>
            <w:tcW w:w="773" w:type="dxa"/>
            <w:noWrap/>
            <w:hideMark/>
          </w:tcPr>
          <w:p w14:paraId="1A2A7DD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6B2B1CC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0.058</w:t>
            </w:r>
          </w:p>
        </w:tc>
        <w:tc>
          <w:tcPr>
            <w:tcW w:w="1100" w:type="dxa"/>
            <w:noWrap/>
            <w:hideMark/>
          </w:tcPr>
          <w:p w14:paraId="6FFC503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0.491</w:t>
            </w:r>
          </w:p>
        </w:tc>
        <w:tc>
          <w:tcPr>
            <w:tcW w:w="960" w:type="dxa"/>
            <w:noWrap/>
            <w:hideMark/>
          </w:tcPr>
          <w:p w14:paraId="3D9F32D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0.503</w:t>
            </w:r>
          </w:p>
        </w:tc>
        <w:tc>
          <w:tcPr>
            <w:tcW w:w="960" w:type="dxa"/>
            <w:noWrap/>
            <w:hideMark/>
          </w:tcPr>
          <w:p w14:paraId="1F6F281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6E55BBB3"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C290F41" w14:textId="77777777" w:rsidR="006750BE" w:rsidRPr="006750BE" w:rsidRDefault="006750BE" w:rsidP="006750BE">
            <w:pPr>
              <w:contextualSpacing/>
              <w:rPr>
                <w:b w:val="0"/>
                <w:bCs w:val="0"/>
                <w:sz w:val="20"/>
                <w:szCs w:val="20"/>
              </w:rPr>
            </w:pPr>
            <w:proofErr w:type="spellStart"/>
            <w:r w:rsidRPr="006750BE">
              <w:rPr>
                <w:b w:val="0"/>
                <w:bCs w:val="0"/>
                <w:sz w:val="20"/>
                <w:szCs w:val="20"/>
              </w:rPr>
              <w:t>Soil.Perm</w:t>
            </w:r>
            <w:proofErr w:type="spellEnd"/>
          </w:p>
        </w:tc>
        <w:tc>
          <w:tcPr>
            <w:tcW w:w="1044" w:type="dxa"/>
            <w:noWrap/>
            <w:hideMark/>
          </w:tcPr>
          <w:p w14:paraId="6E3AF67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-1.140</w:t>
            </w:r>
          </w:p>
        </w:tc>
        <w:tc>
          <w:tcPr>
            <w:tcW w:w="773" w:type="dxa"/>
            <w:noWrap/>
            <w:hideMark/>
          </w:tcPr>
          <w:p w14:paraId="670D585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0602F53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0.019</w:t>
            </w:r>
          </w:p>
        </w:tc>
        <w:tc>
          <w:tcPr>
            <w:tcW w:w="1100" w:type="dxa"/>
            <w:noWrap/>
            <w:hideMark/>
          </w:tcPr>
          <w:p w14:paraId="3A86499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0.158</w:t>
            </w:r>
          </w:p>
        </w:tc>
        <w:tc>
          <w:tcPr>
            <w:tcW w:w="960" w:type="dxa"/>
            <w:noWrap/>
            <w:hideMark/>
          </w:tcPr>
          <w:p w14:paraId="4CC24DC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0.701</w:t>
            </w:r>
          </w:p>
        </w:tc>
        <w:tc>
          <w:tcPr>
            <w:tcW w:w="960" w:type="dxa"/>
            <w:noWrap/>
            <w:hideMark/>
          </w:tcPr>
          <w:p w14:paraId="552E5A9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2C7C96D"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A0EBD5B" w14:textId="77777777" w:rsidR="006750BE" w:rsidRPr="006750BE" w:rsidRDefault="006750BE" w:rsidP="006750BE">
            <w:pPr>
              <w:contextualSpacing/>
              <w:rPr>
                <w:b w:val="0"/>
                <w:bCs w:val="0"/>
                <w:sz w:val="20"/>
                <w:szCs w:val="20"/>
              </w:rPr>
            </w:pPr>
            <w:r w:rsidRPr="006750BE">
              <w:rPr>
                <w:b w:val="0"/>
                <w:bCs w:val="0"/>
                <w:sz w:val="20"/>
                <w:szCs w:val="20"/>
              </w:rPr>
              <w:t>DO</w:t>
            </w:r>
          </w:p>
        </w:tc>
        <w:tc>
          <w:tcPr>
            <w:tcW w:w="1044" w:type="dxa"/>
            <w:noWrap/>
            <w:hideMark/>
          </w:tcPr>
          <w:p w14:paraId="52834BA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-1.899</w:t>
            </w:r>
          </w:p>
        </w:tc>
        <w:tc>
          <w:tcPr>
            <w:tcW w:w="773" w:type="dxa"/>
            <w:noWrap/>
            <w:hideMark/>
          </w:tcPr>
          <w:p w14:paraId="11FA790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5102955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0.204</w:t>
            </w:r>
          </w:p>
        </w:tc>
        <w:tc>
          <w:tcPr>
            <w:tcW w:w="1100" w:type="dxa"/>
            <w:noWrap/>
            <w:hideMark/>
          </w:tcPr>
          <w:p w14:paraId="6B288F4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2.053</w:t>
            </w:r>
          </w:p>
        </w:tc>
        <w:tc>
          <w:tcPr>
            <w:tcW w:w="960" w:type="dxa"/>
            <w:noWrap/>
            <w:hideMark/>
          </w:tcPr>
          <w:p w14:paraId="0E0DCB7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0.190</w:t>
            </w:r>
          </w:p>
        </w:tc>
        <w:tc>
          <w:tcPr>
            <w:tcW w:w="960" w:type="dxa"/>
            <w:noWrap/>
            <w:hideMark/>
          </w:tcPr>
          <w:p w14:paraId="4242ABD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1D64A92"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5871E69"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Cond)</w:t>
            </w:r>
          </w:p>
        </w:tc>
        <w:tc>
          <w:tcPr>
            <w:tcW w:w="1044" w:type="dxa"/>
            <w:noWrap/>
            <w:hideMark/>
          </w:tcPr>
          <w:p w14:paraId="7BA6646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773" w:type="dxa"/>
            <w:noWrap/>
            <w:hideMark/>
          </w:tcPr>
          <w:p w14:paraId="3965CCF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1174A64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0.194</w:t>
            </w:r>
          </w:p>
        </w:tc>
        <w:tc>
          <w:tcPr>
            <w:tcW w:w="1100" w:type="dxa"/>
            <w:noWrap/>
            <w:hideMark/>
          </w:tcPr>
          <w:p w14:paraId="431AB78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1.926</w:t>
            </w:r>
          </w:p>
        </w:tc>
        <w:tc>
          <w:tcPr>
            <w:tcW w:w="960" w:type="dxa"/>
            <w:noWrap/>
            <w:hideMark/>
          </w:tcPr>
          <w:p w14:paraId="72FF54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0.203</w:t>
            </w:r>
          </w:p>
        </w:tc>
        <w:tc>
          <w:tcPr>
            <w:tcW w:w="960" w:type="dxa"/>
            <w:noWrap/>
            <w:hideMark/>
          </w:tcPr>
          <w:p w14:paraId="4849C9F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4F3EAAE7"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24F79935"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NO3-)</w:t>
            </w:r>
          </w:p>
        </w:tc>
        <w:tc>
          <w:tcPr>
            <w:tcW w:w="1044" w:type="dxa"/>
            <w:noWrap/>
            <w:hideMark/>
          </w:tcPr>
          <w:p w14:paraId="49BD5BB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-1.329</w:t>
            </w:r>
          </w:p>
        </w:tc>
        <w:tc>
          <w:tcPr>
            <w:tcW w:w="773" w:type="dxa"/>
            <w:noWrap/>
            <w:hideMark/>
          </w:tcPr>
          <w:p w14:paraId="007591E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396ABA0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0.031</w:t>
            </w:r>
          </w:p>
        </w:tc>
        <w:tc>
          <w:tcPr>
            <w:tcW w:w="1100" w:type="dxa"/>
            <w:noWrap/>
            <w:hideMark/>
          </w:tcPr>
          <w:p w14:paraId="4E70B04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0.255</w:t>
            </w:r>
          </w:p>
        </w:tc>
        <w:tc>
          <w:tcPr>
            <w:tcW w:w="960" w:type="dxa"/>
            <w:noWrap/>
            <w:hideMark/>
          </w:tcPr>
          <w:p w14:paraId="5428AA5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0.627</w:t>
            </w:r>
          </w:p>
        </w:tc>
        <w:tc>
          <w:tcPr>
            <w:tcW w:w="960" w:type="dxa"/>
            <w:noWrap/>
            <w:hideMark/>
          </w:tcPr>
          <w:p w14:paraId="371C2ED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8E6AD3D" w14:textId="77777777" w:rsidTr="006750B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22F38DC" w14:textId="77777777" w:rsidR="006750BE" w:rsidRPr="006750BE" w:rsidRDefault="006750BE" w:rsidP="006750BE">
            <w:pPr>
              <w:contextualSpacing/>
              <w:rPr>
                <w:b w:val="0"/>
                <w:bCs w:val="0"/>
                <w:sz w:val="20"/>
                <w:szCs w:val="20"/>
              </w:rPr>
            </w:pPr>
            <w:r w:rsidRPr="006750BE">
              <w:rPr>
                <w:b w:val="0"/>
                <w:bCs w:val="0"/>
                <w:sz w:val="20"/>
                <w:szCs w:val="20"/>
              </w:rPr>
              <w:t>NH4+</w:t>
            </w:r>
          </w:p>
        </w:tc>
        <w:tc>
          <w:tcPr>
            <w:tcW w:w="1044" w:type="dxa"/>
            <w:noWrap/>
            <w:hideMark/>
          </w:tcPr>
          <w:p w14:paraId="58A51AB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-2.871</w:t>
            </w:r>
          </w:p>
        </w:tc>
        <w:tc>
          <w:tcPr>
            <w:tcW w:w="773" w:type="dxa"/>
            <w:noWrap/>
            <w:hideMark/>
          </w:tcPr>
          <w:p w14:paraId="50FE298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418B29F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1100" w:type="dxa"/>
            <w:noWrap/>
            <w:hideMark/>
          </w:tcPr>
          <w:p w14:paraId="12D56BA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0.005</w:t>
            </w:r>
          </w:p>
        </w:tc>
        <w:tc>
          <w:tcPr>
            <w:tcW w:w="960" w:type="dxa"/>
            <w:noWrap/>
            <w:hideMark/>
          </w:tcPr>
          <w:p w14:paraId="208FC2B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0.946</w:t>
            </w:r>
          </w:p>
        </w:tc>
        <w:tc>
          <w:tcPr>
            <w:tcW w:w="960" w:type="dxa"/>
            <w:noWrap/>
            <w:hideMark/>
          </w:tcPr>
          <w:p w14:paraId="462E4A5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5E45F093"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49101DC" w14:textId="77777777" w:rsidR="006750BE" w:rsidRPr="006750BE" w:rsidRDefault="006750BE" w:rsidP="006750BE">
            <w:pPr>
              <w:contextualSpacing/>
              <w:rPr>
                <w:b w:val="0"/>
                <w:bCs w:val="0"/>
                <w:sz w:val="20"/>
                <w:szCs w:val="20"/>
              </w:rPr>
            </w:pPr>
            <w:r w:rsidRPr="006750BE">
              <w:rPr>
                <w:b w:val="0"/>
                <w:bCs w:val="0"/>
                <w:sz w:val="20"/>
                <w:szCs w:val="20"/>
              </w:rPr>
              <w:t>pH</w:t>
            </w:r>
          </w:p>
        </w:tc>
        <w:tc>
          <w:tcPr>
            <w:tcW w:w="1044" w:type="dxa"/>
            <w:noWrap/>
            <w:hideMark/>
          </w:tcPr>
          <w:p w14:paraId="0A0122C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-5.093</w:t>
            </w:r>
          </w:p>
        </w:tc>
        <w:tc>
          <w:tcPr>
            <w:tcW w:w="773" w:type="dxa"/>
            <w:noWrap/>
            <w:hideMark/>
          </w:tcPr>
          <w:p w14:paraId="689FD53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56C30C7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0.077</w:t>
            </w:r>
          </w:p>
        </w:tc>
        <w:tc>
          <w:tcPr>
            <w:tcW w:w="1100" w:type="dxa"/>
            <w:noWrap/>
            <w:hideMark/>
          </w:tcPr>
          <w:p w14:paraId="13C25CF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0.671</w:t>
            </w:r>
          </w:p>
        </w:tc>
        <w:tc>
          <w:tcPr>
            <w:tcW w:w="960" w:type="dxa"/>
            <w:noWrap/>
            <w:hideMark/>
          </w:tcPr>
          <w:p w14:paraId="227555D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0.436</w:t>
            </w:r>
          </w:p>
        </w:tc>
        <w:tc>
          <w:tcPr>
            <w:tcW w:w="960" w:type="dxa"/>
            <w:noWrap/>
            <w:hideMark/>
          </w:tcPr>
          <w:p w14:paraId="0A6BA28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D2912DF" w14:textId="77777777" w:rsidTr="006750B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C2B1CB5" w14:textId="77777777" w:rsidR="006750BE" w:rsidRPr="006750BE" w:rsidRDefault="006750BE" w:rsidP="006750BE">
            <w:pPr>
              <w:contextualSpacing/>
              <w:rPr>
                <w:b w:val="0"/>
                <w:bCs w:val="0"/>
                <w:sz w:val="20"/>
                <w:szCs w:val="20"/>
              </w:rPr>
            </w:pPr>
            <w:r w:rsidRPr="006750BE">
              <w:rPr>
                <w:b w:val="0"/>
                <w:bCs w:val="0"/>
                <w:sz w:val="20"/>
                <w:szCs w:val="20"/>
              </w:rPr>
              <w:t>PO4-</w:t>
            </w:r>
          </w:p>
        </w:tc>
        <w:tc>
          <w:tcPr>
            <w:tcW w:w="1044" w:type="dxa"/>
            <w:noWrap/>
            <w:hideMark/>
          </w:tcPr>
          <w:p w14:paraId="5CF9156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1.644</w:t>
            </w:r>
          </w:p>
        </w:tc>
        <w:tc>
          <w:tcPr>
            <w:tcW w:w="773" w:type="dxa"/>
            <w:noWrap/>
            <w:hideMark/>
          </w:tcPr>
          <w:p w14:paraId="5AB725D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3F32F0D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0.131</w:t>
            </w:r>
          </w:p>
        </w:tc>
        <w:tc>
          <w:tcPr>
            <w:tcW w:w="1100" w:type="dxa"/>
            <w:noWrap/>
            <w:hideMark/>
          </w:tcPr>
          <w:p w14:paraId="204E0BC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1.211</w:t>
            </w:r>
          </w:p>
        </w:tc>
        <w:tc>
          <w:tcPr>
            <w:tcW w:w="960" w:type="dxa"/>
            <w:noWrap/>
            <w:hideMark/>
          </w:tcPr>
          <w:p w14:paraId="6D2670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0.303</w:t>
            </w:r>
          </w:p>
        </w:tc>
        <w:tc>
          <w:tcPr>
            <w:tcW w:w="960" w:type="dxa"/>
            <w:noWrap/>
            <w:hideMark/>
          </w:tcPr>
          <w:p w14:paraId="76A6EEE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0CF1019E"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2BC6034D"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T.water</w:t>
            </w:r>
            <w:proofErr w:type="spellEnd"/>
            <w:proofErr w:type="gramEnd"/>
          </w:p>
        </w:tc>
        <w:tc>
          <w:tcPr>
            <w:tcW w:w="1044" w:type="dxa"/>
            <w:noWrap/>
            <w:hideMark/>
          </w:tcPr>
          <w:p w14:paraId="6679786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-0.176</w:t>
            </w:r>
          </w:p>
        </w:tc>
        <w:tc>
          <w:tcPr>
            <w:tcW w:w="773" w:type="dxa"/>
            <w:noWrap/>
            <w:hideMark/>
          </w:tcPr>
          <w:p w14:paraId="5D0D535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63444DA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0.005</w:t>
            </w:r>
          </w:p>
        </w:tc>
        <w:tc>
          <w:tcPr>
            <w:tcW w:w="1100" w:type="dxa"/>
            <w:noWrap/>
            <w:hideMark/>
          </w:tcPr>
          <w:p w14:paraId="4E651B2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0.042</w:t>
            </w:r>
          </w:p>
        </w:tc>
        <w:tc>
          <w:tcPr>
            <w:tcW w:w="960" w:type="dxa"/>
            <w:noWrap/>
            <w:hideMark/>
          </w:tcPr>
          <w:p w14:paraId="17D056B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0.843</w:t>
            </w:r>
          </w:p>
        </w:tc>
        <w:tc>
          <w:tcPr>
            <w:tcW w:w="960" w:type="dxa"/>
            <w:noWrap/>
            <w:hideMark/>
          </w:tcPr>
          <w:p w14:paraId="2E9B0A9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76FB052"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4D7D2EF" w14:textId="77777777" w:rsidR="006750BE" w:rsidRPr="006750BE" w:rsidRDefault="006750BE" w:rsidP="006750BE">
            <w:pPr>
              <w:contextualSpacing/>
              <w:rPr>
                <w:b w:val="0"/>
                <w:bCs w:val="0"/>
                <w:sz w:val="20"/>
                <w:szCs w:val="20"/>
              </w:rPr>
            </w:pPr>
            <w:r w:rsidRPr="006750BE">
              <w:rPr>
                <w:b w:val="0"/>
                <w:bCs w:val="0"/>
                <w:sz w:val="20"/>
                <w:szCs w:val="20"/>
              </w:rPr>
              <w:t>Turbidity</w:t>
            </w:r>
          </w:p>
        </w:tc>
        <w:tc>
          <w:tcPr>
            <w:tcW w:w="1044" w:type="dxa"/>
            <w:noWrap/>
            <w:hideMark/>
          </w:tcPr>
          <w:p w14:paraId="36C3C7B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-0.215</w:t>
            </w:r>
          </w:p>
        </w:tc>
        <w:tc>
          <w:tcPr>
            <w:tcW w:w="773" w:type="dxa"/>
            <w:noWrap/>
            <w:hideMark/>
          </w:tcPr>
          <w:p w14:paraId="0FD13D0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691EF9F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0.085</w:t>
            </w:r>
          </w:p>
        </w:tc>
        <w:tc>
          <w:tcPr>
            <w:tcW w:w="1100" w:type="dxa"/>
            <w:noWrap/>
            <w:hideMark/>
          </w:tcPr>
          <w:p w14:paraId="6467D94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0.743</w:t>
            </w:r>
          </w:p>
        </w:tc>
        <w:tc>
          <w:tcPr>
            <w:tcW w:w="960" w:type="dxa"/>
            <w:noWrap/>
            <w:hideMark/>
          </w:tcPr>
          <w:p w14:paraId="7F06AE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0.414</w:t>
            </w:r>
          </w:p>
        </w:tc>
        <w:tc>
          <w:tcPr>
            <w:tcW w:w="960" w:type="dxa"/>
            <w:noWrap/>
            <w:hideMark/>
          </w:tcPr>
          <w:p w14:paraId="3E517E8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CEC824B"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72CC2B3A" w14:textId="77777777" w:rsidR="006750BE" w:rsidRPr="006750BE" w:rsidRDefault="006750BE" w:rsidP="006750BE">
            <w:pPr>
              <w:contextualSpacing/>
              <w:rPr>
                <w:b w:val="0"/>
                <w:bCs w:val="0"/>
                <w:sz w:val="20"/>
                <w:szCs w:val="20"/>
              </w:rPr>
            </w:pPr>
            <w:proofErr w:type="spellStart"/>
            <w:r w:rsidRPr="006750BE">
              <w:rPr>
                <w:b w:val="0"/>
                <w:bCs w:val="0"/>
                <w:sz w:val="20"/>
                <w:szCs w:val="20"/>
              </w:rPr>
              <w:t>Bank.H</w:t>
            </w:r>
            <w:proofErr w:type="spellEnd"/>
          </w:p>
        </w:tc>
        <w:tc>
          <w:tcPr>
            <w:tcW w:w="1044" w:type="dxa"/>
            <w:noWrap/>
            <w:hideMark/>
          </w:tcPr>
          <w:p w14:paraId="1DA3506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-12.212</w:t>
            </w:r>
          </w:p>
        </w:tc>
        <w:tc>
          <w:tcPr>
            <w:tcW w:w="773" w:type="dxa"/>
            <w:noWrap/>
            <w:hideMark/>
          </w:tcPr>
          <w:p w14:paraId="1D511EE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4C1BF57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0.104</w:t>
            </w:r>
          </w:p>
        </w:tc>
        <w:tc>
          <w:tcPr>
            <w:tcW w:w="1100" w:type="dxa"/>
            <w:noWrap/>
            <w:hideMark/>
          </w:tcPr>
          <w:p w14:paraId="67A5874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0.932</w:t>
            </w:r>
          </w:p>
        </w:tc>
        <w:tc>
          <w:tcPr>
            <w:tcW w:w="960" w:type="dxa"/>
            <w:noWrap/>
            <w:hideMark/>
          </w:tcPr>
          <w:p w14:paraId="544300C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0.363</w:t>
            </w:r>
          </w:p>
        </w:tc>
        <w:tc>
          <w:tcPr>
            <w:tcW w:w="960" w:type="dxa"/>
            <w:noWrap/>
            <w:hideMark/>
          </w:tcPr>
          <w:p w14:paraId="29820AF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1A7834E"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84F7727" w14:textId="77777777" w:rsidR="006750BE" w:rsidRPr="006750BE" w:rsidRDefault="006750BE" w:rsidP="006750BE">
            <w:pPr>
              <w:contextualSpacing/>
              <w:rPr>
                <w:b w:val="0"/>
                <w:bCs w:val="0"/>
                <w:sz w:val="20"/>
                <w:szCs w:val="20"/>
              </w:rPr>
            </w:pPr>
            <w:r w:rsidRPr="006750BE">
              <w:rPr>
                <w:b w:val="0"/>
                <w:bCs w:val="0"/>
                <w:sz w:val="20"/>
                <w:szCs w:val="20"/>
              </w:rPr>
              <w:t>Canopy</w:t>
            </w:r>
          </w:p>
        </w:tc>
        <w:tc>
          <w:tcPr>
            <w:tcW w:w="1044" w:type="dxa"/>
            <w:noWrap/>
            <w:hideMark/>
          </w:tcPr>
          <w:p w14:paraId="3B9AC90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0.008</w:t>
            </w:r>
          </w:p>
        </w:tc>
        <w:tc>
          <w:tcPr>
            <w:tcW w:w="773" w:type="dxa"/>
            <w:noWrap/>
            <w:hideMark/>
          </w:tcPr>
          <w:p w14:paraId="3C1F757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1DEA91E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1100" w:type="dxa"/>
            <w:noWrap/>
            <w:hideMark/>
          </w:tcPr>
          <w:p w14:paraId="4AED0B5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0.009</w:t>
            </w:r>
          </w:p>
        </w:tc>
        <w:tc>
          <w:tcPr>
            <w:tcW w:w="960" w:type="dxa"/>
            <w:noWrap/>
            <w:hideMark/>
          </w:tcPr>
          <w:p w14:paraId="02D7CA3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0.925</w:t>
            </w:r>
          </w:p>
        </w:tc>
        <w:tc>
          <w:tcPr>
            <w:tcW w:w="960" w:type="dxa"/>
            <w:noWrap/>
            <w:hideMark/>
          </w:tcPr>
          <w:p w14:paraId="2B7564C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824D7E9"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2265187C" w14:textId="77777777" w:rsidR="006750BE" w:rsidRPr="006750BE" w:rsidRDefault="006750BE" w:rsidP="006750BE">
            <w:pPr>
              <w:contextualSpacing/>
              <w:rPr>
                <w:b w:val="0"/>
                <w:bCs w:val="0"/>
                <w:sz w:val="20"/>
                <w:szCs w:val="20"/>
              </w:rPr>
            </w:pPr>
            <w:r w:rsidRPr="006750BE">
              <w:rPr>
                <w:b w:val="0"/>
                <w:bCs w:val="0"/>
                <w:sz w:val="20"/>
                <w:szCs w:val="20"/>
              </w:rPr>
              <w:t>d50</w:t>
            </w:r>
          </w:p>
        </w:tc>
        <w:tc>
          <w:tcPr>
            <w:tcW w:w="1044" w:type="dxa"/>
            <w:noWrap/>
            <w:hideMark/>
          </w:tcPr>
          <w:p w14:paraId="1B691C0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0.166</w:t>
            </w:r>
          </w:p>
        </w:tc>
        <w:tc>
          <w:tcPr>
            <w:tcW w:w="773" w:type="dxa"/>
            <w:noWrap/>
            <w:hideMark/>
          </w:tcPr>
          <w:p w14:paraId="2A64D6E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994B1F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0.063</w:t>
            </w:r>
          </w:p>
        </w:tc>
        <w:tc>
          <w:tcPr>
            <w:tcW w:w="1100" w:type="dxa"/>
            <w:noWrap/>
            <w:hideMark/>
          </w:tcPr>
          <w:p w14:paraId="587BE8A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0.542</w:t>
            </w:r>
          </w:p>
        </w:tc>
        <w:tc>
          <w:tcPr>
            <w:tcW w:w="960" w:type="dxa"/>
            <w:noWrap/>
            <w:hideMark/>
          </w:tcPr>
          <w:p w14:paraId="2498669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0.483</w:t>
            </w:r>
          </w:p>
        </w:tc>
        <w:tc>
          <w:tcPr>
            <w:tcW w:w="960" w:type="dxa"/>
            <w:noWrap/>
            <w:hideMark/>
          </w:tcPr>
          <w:p w14:paraId="05A4A39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1008242"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587BC961" w14:textId="77777777" w:rsidR="006750BE" w:rsidRPr="006750BE" w:rsidRDefault="006750BE" w:rsidP="006750BE">
            <w:pPr>
              <w:contextualSpacing/>
              <w:rPr>
                <w:b w:val="0"/>
                <w:bCs w:val="0"/>
                <w:sz w:val="20"/>
                <w:szCs w:val="20"/>
              </w:rPr>
            </w:pPr>
            <w:proofErr w:type="spellStart"/>
            <w:r w:rsidRPr="006750BE">
              <w:rPr>
                <w:b w:val="0"/>
                <w:bCs w:val="0"/>
                <w:sz w:val="20"/>
                <w:szCs w:val="20"/>
              </w:rPr>
              <w:t>Rosgen</w:t>
            </w:r>
            <w:proofErr w:type="spellEnd"/>
          </w:p>
        </w:tc>
        <w:tc>
          <w:tcPr>
            <w:tcW w:w="1044" w:type="dxa"/>
            <w:noWrap/>
            <w:hideMark/>
          </w:tcPr>
          <w:p w14:paraId="1FE96FD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-0.959</w:t>
            </w:r>
          </w:p>
        </w:tc>
        <w:tc>
          <w:tcPr>
            <w:tcW w:w="773" w:type="dxa"/>
            <w:noWrap/>
            <w:hideMark/>
          </w:tcPr>
          <w:p w14:paraId="59758B7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0D750D3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0.201</w:t>
            </w:r>
          </w:p>
        </w:tc>
        <w:tc>
          <w:tcPr>
            <w:tcW w:w="1100" w:type="dxa"/>
            <w:noWrap/>
            <w:hideMark/>
          </w:tcPr>
          <w:p w14:paraId="5E88791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2.012</w:t>
            </w:r>
          </w:p>
        </w:tc>
        <w:tc>
          <w:tcPr>
            <w:tcW w:w="960" w:type="dxa"/>
            <w:noWrap/>
            <w:hideMark/>
          </w:tcPr>
          <w:p w14:paraId="3499D16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0.194</w:t>
            </w:r>
          </w:p>
        </w:tc>
        <w:tc>
          <w:tcPr>
            <w:tcW w:w="960" w:type="dxa"/>
            <w:noWrap/>
            <w:hideMark/>
          </w:tcPr>
          <w:p w14:paraId="0C032DC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bl>
    <w:p w14:paraId="2D5F32AC" w14:textId="237A0FD7" w:rsidR="006750BE" w:rsidRDefault="006750BE" w:rsidP="006750BE">
      <w:pPr>
        <w:spacing w:line="480" w:lineRule="auto"/>
        <w:contextualSpacing/>
      </w:pPr>
      <w:r>
        <w:t xml:space="preserve">Table 11. Linear regressions of invertebrate community rarified richness versus environmental predictors. </w:t>
      </w:r>
    </w:p>
    <w:p w14:paraId="4738E909" w14:textId="26FF3DC7" w:rsidR="001C3136" w:rsidRDefault="001C3136" w:rsidP="009A7FCE">
      <w:pPr>
        <w:spacing w:line="480" w:lineRule="auto"/>
        <w:contextualSpacing/>
      </w:pPr>
    </w:p>
    <w:p w14:paraId="28F1B105" w14:textId="127E3974" w:rsidR="006750BE" w:rsidRDefault="006750BE" w:rsidP="009A7FCE">
      <w:pPr>
        <w:spacing w:line="480" w:lineRule="auto"/>
        <w:contextualSpacing/>
      </w:pPr>
    </w:p>
    <w:p w14:paraId="0F6ECC1F" w14:textId="5D62A144" w:rsidR="006750BE" w:rsidRDefault="006750BE" w:rsidP="009A7FCE">
      <w:pPr>
        <w:spacing w:line="480" w:lineRule="auto"/>
        <w:contextualSpacing/>
      </w:pPr>
    </w:p>
    <w:p w14:paraId="4A3D69DA" w14:textId="1C24F29F" w:rsidR="006750BE" w:rsidRDefault="006750BE" w:rsidP="009A7FCE">
      <w:pPr>
        <w:spacing w:line="480" w:lineRule="auto"/>
        <w:contextualSpacing/>
      </w:pPr>
    </w:p>
    <w:p w14:paraId="507C7EB9" w14:textId="77777777" w:rsidR="00140764" w:rsidRDefault="00140764" w:rsidP="009A7FCE">
      <w:pPr>
        <w:spacing w:line="480" w:lineRule="auto"/>
        <w:contextualSpacing/>
      </w:pPr>
    </w:p>
    <w:tbl>
      <w:tblPr>
        <w:tblStyle w:val="PlainTable4"/>
        <w:tblW w:w="0" w:type="auto"/>
        <w:tblLook w:val="04A0" w:firstRow="1" w:lastRow="0" w:firstColumn="1" w:lastColumn="0" w:noHBand="0" w:noVBand="1"/>
      </w:tblPr>
      <w:tblGrid>
        <w:gridCol w:w="1409"/>
        <w:gridCol w:w="919"/>
        <w:gridCol w:w="806"/>
        <w:gridCol w:w="806"/>
        <w:gridCol w:w="1100"/>
        <w:gridCol w:w="960"/>
        <w:gridCol w:w="960"/>
      </w:tblGrid>
      <w:tr w:rsidR="006750BE" w:rsidRPr="006750BE" w14:paraId="0A23D0F7" w14:textId="77777777" w:rsidTr="006750B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40" w:type="dxa"/>
            <w:gridSpan w:val="4"/>
            <w:tcBorders>
              <w:bottom w:val="single" w:sz="4" w:space="0" w:color="auto"/>
            </w:tcBorders>
            <w:noWrap/>
            <w:hideMark/>
          </w:tcPr>
          <w:p w14:paraId="527180DD" w14:textId="77777777" w:rsidR="006750BE" w:rsidRPr="006750BE" w:rsidRDefault="006750BE" w:rsidP="006750BE">
            <w:pPr>
              <w:contextualSpacing/>
              <w:rPr>
                <w:sz w:val="20"/>
                <w:szCs w:val="20"/>
              </w:rPr>
            </w:pPr>
            <w:r w:rsidRPr="006750BE">
              <w:rPr>
                <w:sz w:val="20"/>
                <w:szCs w:val="20"/>
              </w:rPr>
              <w:lastRenderedPageBreak/>
              <w:t>Shannon Index - Invertebrate</w:t>
            </w:r>
          </w:p>
        </w:tc>
        <w:tc>
          <w:tcPr>
            <w:tcW w:w="1100" w:type="dxa"/>
            <w:tcBorders>
              <w:bottom w:val="single" w:sz="4" w:space="0" w:color="auto"/>
            </w:tcBorders>
            <w:noWrap/>
            <w:hideMark/>
          </w:tcPr>
          <w:p w14:paraId="67697101"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53212195"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39123263"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750BE" w:rsidRPr="006750BE" w14:paraId="0B6A5194"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tcBorders>
              <w:top w:val="single" w:sz="4" w:space="0" w:color="auto"/>
            </w:tcBorders>
            <w:noWrap/>
            <w:hideMark/>
          </w:tcPr>
          <w:p w14:paraId="1B1454C5" w14:textId="77777777" w:rsidR="006750BE" w:rsidRPr="006750BE" w:rsidRDefault="006750BE" w:rsidP="006750BE">
            <w:pPr>
              <w:contextualSpacing/>
              <w:rPr>
                <w:b w:val="0"/>
                <w:bCs w:val="0"/>
                <w:sz w:val="20"/>
                <w:szCs w:val="20"/>
              </w:rPr>
            </w:pPr>
            <w:r w:rsidRPr="006750BE">
              <w:rPr>
                <w:b w:val="0"/>
                <w:bCs w:val="0"/>
                <w:sz w:val="20"/>
                <w:szCs w:val="20"/>
              </w:rPr>
              <w:t>Predictor</w:t>
            </w:r>
          </w:p>
        </w:tc>
        <w:tc>
          <w:tcPr>
            <w:tcW w:w="919" w:type="dxa"/>
            <w:tcBorders>
              <w:top w:val="single" w:sz="4" w:space="0" w:color="auto"/>
            </w:tcBorders>
            <w:noWrap/>
            <w:hideMark/>
          </w:tcPr>
          <w:p w14:paraId="7604D68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Slope</w:t>
            </w:r>
          </w:p>
        </w:tc>
        <w:tc>
          <w:tcPr>
            <w:tcW w:w="806" w:type="dxa"/>
            <w:tcBorders>
              <w:top w:val="single" w:sz="4" w:space="0" w:color="auto"/>
            </w:tcBorders>
            <w:noWrap/>
            <w:hideMark/>
          </w:tcPr>
          <w:p w14:paraId="32A674B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df</w:t>
            </w:r>
          </w:p>
        </w:tc>
        <w:tc>
          <w:tcPr>
            <w:tcW w:w="806" w:type="dxa"/>
            <w:tcBorders>
              <w:top w:val="single" w:sz="4" w:space="0" w:color="auto"/>
            </w:tcBorders>
            <w:noWrap/>
            <w:hideMark/>
          </w:tcPr>
          <w:p w14:paraId="36D7BC7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R</w:t>
            </w:r>
            <w:r w:rsidRPr="006750BE">
              <w:rPr>
                <w:sz w:val="20"/>
                <w:szCs w:val="20"/>
                <w:vertAlign w:val="superscript"/>
              </w:rPr>
              <w:t>2</w:t>
            </w:r>
          </w:p>
        </w:tc>
        <w:tc>
          <w:tcPr>
            <w:tcW w:w="1100" w:type="dxa"/>
            <w:tcBorders>
              <w:top w:val="single" w:sz="4" w:space="0" w:color="auto"/>
            </w:tcBorders>
            <w:noWrap/>
            <w:hideMark/>
          </w:tcPr>
          <w:p w14:paraId="0D66C98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F statistic</w:t>
            </w:r>
          </w:p>
        </w:tc>
        <w:tc>
          <w:tcPr>
            <w:tcW w:w="960" w:type="dxa"/>
            <w:tcBorders>
              <w:top w:val="single" w:sz="4" w:space="0" w:color="auto"/>
            </w:tcBorders>
            <w:noWrap/>
            <w:hideMark/>
          </w:tcPr>
          <w:p w14:paraId="3B4CEEE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value</w:t>
            </w:r>
          </w:p>
        </w:tc>
        <w:tc>
          <w:tcPr>
            <w:tcW w:w="960" w:type="dxa"/>
            <w:tcBorders>
              <w:top w:val="single" w:sz="4" w:space="0" w:color="auto"/>
            </w:tcBorders>
            <w:noWrap/>
            <w:hideMark/>
          </w:tcPr>
          <w:p w14:paraId="117688C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 xml:space="preserve"> &lt; .05</w:t>
            </w:r>
          </w:p>
        </w:tc>
      </w:tr>
      <w:tr w:rsidR="006750BE" w:rsidRPr="006750BE" w14:paraId="44203007"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8C843FB" w14:textId="77777777" w:rsidR="006750BE" w:rsidRPr="006750BE" w:rsidRDefault="006750BE" w:rsidP="006750BE">
            <w:pPr>
              <w:contextualSpacing/>
              <w:rPr>
                <w:b w:val="0"/>
                <w:bCs w:val="0"/>
                <w:sz w:val="20"/>
                <w:szCs w:val="20"/>
              </w:rPr>
            </w:pPr>
            <w:r w:rsidRPr="006750BE">
              <w:rPr>
                <w:b w:val="0"/>
                <w:bCs w:val="0"/>
                <w:sz w:val="20"/>
                <w:szCs w:val="20"/>
              </w:rPr>
              <w:t>PET</w:t>
            </w:r>
          </w:p>
        </w:tc>
        <w:tc>
          <w:tcPr>
            <w:tcW w:w="919" w:type="dxa"/>
            <w:noWrap/>
            <w:hideMark/>
          </w:tcPr>
          <w:p w14:paraId="05E4A3E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0.000</w:t>
            </w:r>
          </w:p>
        </w:tc>
        <w:tc>
          <w:tcPr>
            <w:tcW w:w="806" w:type="dxa"/>
            <w:noWrap/>
            <w:hideMark/>
          </w:tcPr>
          <w:p w14:paraId="2F71168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207A470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0.000</w:t>
            </w:r>
          </w:p>
        </w:tc>
        <w:tc>
          <w:tcPr>
            <w:tcW w:w="1100" w:type="dxa"/>
            <w:noWrap/>
            <w:hideMark/>
          </w:tcPr>
          <w:p w14:paraId="0E03DFC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0.003</w:t>
            </w:r>
          </w:p>
        </w:tc>
        <w:tc>
          <w:tcPr>
            <w:tcW w:w="960" w:type="dxa"/>
            <w:noWrap/>
            <w:hideMark/>
          </w:tcPr>
          <w:p w14:paraId="45AC1E3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0.955</w:t>
            </w:r>
          </w:p>
        </w:tc>
        <w:tc>
          <w:tcPr>
            <w:tcW w:w="960" w:type="dxa"/>
            <w:noWrap/>
            <w:hideMark/>
          </w:tcPr>
          <w:p w14:paraId="7710372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A09A8D4"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21DF4F31" w14:textId="77777777" w:rsidR="006750BE" w:rsidRPr="006750BE" w:rsidRDefault="006750BE" w:rsidP="006750BE">
            <w:pPr>
              <w:contextualSpacing/>
              <w:rPr>
                <w:b w:val="0"/>
                <w:bCs w:val="0"/>
                <w:sz w:val="20"/>
                <w:szCs w:val="20"/>
              </w:rPr>
            </w:pPr>
            <w:r w:rsidRPr="006750BE">
              <w:rPr>
                <w:b w:val="0"/>
                <w:bCs w:val="0"/>
                <w:sz w:val="20"/>
                <w:szCs w:val="20"/>
              </w:rPr>
              <w:t>AP</w:t>
            </w:r>
          </w:p>
        </w:tc>
        <w:tc>
          <w:tcPr>
            <w:tcW w:w="919" w:type="dxa"/>
            <w:noWrap/>
            <w:hideMark/>
          </w:tcPr>
          <w:p w14:paraId="0EEDCBB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-0.003</w:t>
            </w:r>
          </w:p>
        </w:tc>
        <w:tc>
          <w:tcPr>
            <w:tcW w:w="806" w:type="dxa"/>
            <w:noWrap/>
            <w:hideMark/>
          </w:tcPr>
          <w:p w14:paraId="53AC045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092E680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0.017</w:t>
            </w:r>
          </w:p>
        </w:tc>
        <w:tc>
          <w:tcPr>
            <w:tcW w:w="1100" w:type="dxa"/>
            <w:noWrap/>
            <w:hideMark/>
          </w:tcPr>
          <w:p w14:paraId="545A7F4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0.141</w:t>
            </w:r>
          </w:p>
        </w:tc>
        <w:tc>
          <w:tcPr>
            <w:tcW w:w="960" w:type="dxa"/>
            <w:noWrap/>
            <w:hideMark/>
          </w:tcPr>
          <w:p w14:paraId="2ED1CEB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0.717</w:t>
            </w:r>
          </w:p>
        </w:tc>
        <w:tc>
          <w:tcPr>
            <w:tcW w:w="960" w:type="dxa"/>
            <w:noWrap/>
            <w:hideMark/>
          </w:tcPr>
          <w:p w14:paraId="41F408F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76F4BDE"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F9E9B77" w14:textId="77777777" w:rsidR="006750BE" w:rsidRPr="006750BE" w:rsidRDefault="006750BE" w:rsidP="006750BE">
            <w:pPr>
              <w:contextualSpacing/>
              <w:rPr>
                <w:b w:val="0"/>
                <w:bCs w:val="0"/>
                <w:sz w:val="20"/>
                <w:szCs w:val="20"/>
              </w:rPr>
            </w:pPr>
            <w:r w:rsidRPr="006750BE">
              <w:rPr>
                <w:b w:val="0"/>
                <w:bCs w:val="0"/>
                <w:sz w:val="20"/>
                <w:szCs w:val="20"/>
              </w:rPr>
              <w:t>RH</w:t>
            </w:r>
          </w:p>
        </w:tc>
        <w:tc>
          <w:tcPr>
            <w:tcW w:w="919" w:type="dxa"/>
            <w:noWrap/>
            <w:hideMark/>
          </w:tcPr>
          <w:p w14:paraId="32BF04E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0.095</w:t>
            </w:r>
          </w:p>
        </w:tc>
        <w:tc>
          <w:tcPr>
            <w:tcW w:w="806" w:type="dxa"/>
            <w:noWrap/>
            <w:hideMark/>
          </w:tcPr>
          <w:p w14:paraId="652B5E9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4BD8B6C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0.150</w:t>
            </w:r>
          </w:p>
        </w:tc>
        <w:tc>
          <w:tcPr>
            <w:tcW w:w="1100" w:type="dxa"/>
            <w:noWrap/>
            <w:hideMark/>
          </w:tcPr>
          <w:p w14:paraId="53E9982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1.411</w:t>
            </w:r>
          </w:p>
        </w:tc>
        <w:tc>
          <w:tcPr>
            <w:tcW w:w="960" w:type="dxa"/>
            <w:noWrap/>
            <w:hideMark/>
          </w:tcPr>
          <w:p w14:paraId="4380286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0.269</w:t>
            </w:r>
          </w:p>
        </w:tc>
        <w:tc>
          <w:tcPr>
            <w:tcW w:w="960" w:type="dxa"/>
            <w:noWrap/>
            <w:hideMark/>
          </w:tcPr>
          <w:p w14:paraId="2699DAE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015636E9"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3BE8B33"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Av.Flow</w:t>
            </w:r>
            <w:proofErr w:type="spellEnd"/>
            <w:proofErr w:type="gramEnd"/>
          </w:p>
        </w:tc>
        <w:tc>
          <w:tcPr>
            <w:tcW w:w="919" w:type="dxa"/>
            <w:noWrap/>
            <w:hideMark/>
          </w:tcPr>
          <w:p w14:paraId="3FEEC74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0.005</w:t>
            </w:r>
          </w:p>
        </w:tc>
        <w:tc>
          <w:tcPr>
            <w:tcW w:w="806" w:type="dxa"/>
            <w:noWrap/>
            <w:hideMark/>
          </w:tcPr>
          <w:p w14:paraId="465F6E3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56133C9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0.134</w:t>
            </w:r>
          </w:p>
        </w:tc>
        <w:tc>
          <w:tcPr>
            <w:tcW w:w="1100" w:type="dxa"/>
            <w:noWrap/>
            <w:hideMark/>
          </w:tcPr>
          <w:p w14:paraId="3B096C0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1.242</w:t>
            </w:r>
          </w:p>
        </w:tc>
        <w:tc>
          <w:tcPr>
            <w:tcW w:w="960" w:type="dxa"/>
            <w:noWrap/>
            <w:hideMark/>
          </w:tcPr>
          <w:p w14:paraId="7382920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0.297</w:t>
            </w:r>
          </w:p>
        </w:tc>
        <w:tc>
          <w:tcPr>
            <w:tcW w:w="960" w:type="dxa"/>
            <w:noWrap/>
            <w:hideMark/>
          </w:tcPr>
          <w:p w14:paraId="7328DA9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82C6FFE"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38545B6" w14:textId="77777777" w:rsidR="006750BE" w:rsidRPr="006750BE" w:rsidRDefault="006750BE" w:rsidP="006750BE">
            <w:pPr>
              <w:contextualSpacing/>
              <w:rPr>
                <w:b w:val="0"/>
                <w:bCs w:val="0"/>
                <w:sz w:val="20"/>
                <w:szCs w:val="20"/>
              </w:rPr>
            </w:pPr>
            <w:proofErr w:type="spellStart"/>
            <w:r w:rsidRPr="006750BE">
              <w:rPr>
                <w:b w:val="0"/>
                <w:bCs w:val="0"/>
                <w:sz w:val="20"/>
                <w:szCs w:val="20"/>
              </w:rPr>
              <w:t>Flash.I</w:t>
            </w:r>
            <w:proofErr w:type="spellEnd"/>
          </w:p>
        </w:tc>
        <w:tc>
          <w:tcPr>
            <w:tcW w:w="919" w:type="dxa"/>
            <w:noWrap/>
            <w:hideMark/>
          </w:tcPr>
          <w:p w14:paraId="0AD0326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0.624</w:t>
            </w:r>
          </w:p>
        </w:tc>
        <w:tc>
          <w:tcPr>
            <w:tcW w:w="806" w:type="dxa"/>
            <w:noWrap/>
            <w:hideMark/>
          </w:tcPr>
          <w:p w14:paraId="7029A1A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082C866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0.075</w:t>
            </w:r>
          </w:p>
        </w:tc>
        <w:tc>
          <w:tcPr>
            <w:tcW w:w="1100" w:type="dxa"/>
            <w:noWrap/>
            <w:hideMark/>
          </w:tcPr>
          <w:p w14:paraId="2F2BD59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0.652</w:t>
            </w:r>
          </w:p>
        </w:tc>
        <w:tc>
          <w:tcPr>
            <w:tcW w:w="960" w:type="dxa"/>
            <w:noWrap/>
            <w:hideMark/>
          </w:tcPr>
          <w:p w14:paraId="3FADA49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0.443</w:t>
            </w:r>
          </w:p>
        </w:tc>
        <w:tc>
          <w:tcPr>
            <w:tcW w:w="960" w:type="dxa"/>
            <w:noWrap/>
            <w:hideMark/>
          </w:tcPr>
          <w:p w14:paraId="03914C6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20D4917D"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BD1510B" w14:textId="77777777" w:rsidR="006750BE" w:rsidRPr="006750BE" w:rsidRDefault="006750BE" w:rsidP="006750BE">
            <w:pPr>
              <w:contextualSpacing/>
              <w:rPr>
                <w:b w:val="0"/>
                <w:bCs w:val="0"/>
                <w:sz w:val="20"/>
                <w:szCs w:val="20"/>
              </w:rPr>
            </w:pPr>
            <w:r w:rsidRPr="006750BE">
              <w:rPr>
                <w:b w:val="0"/>
                <w:bCs w:val="0"/>
                <w:sz w:val="20"/>
                <w:szCs w:val="20"/>
              </w:rPr>
              <w:t>HFPP</w:t>
            </w:r>
          </w:p>
        </w:tc>
        <w:tc>
          <w:tcPr>
            <w:tcW w:w="919" w:type="dxa"/>
            <w:noWrap/>
            <w:hideMark/>
          </w:tcPr>
          <w:p w14:paraId="081EF0E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-2.083</w:t>
            </w:r>
          </w:p>
        </w:tc>
        <w:tc>
          <w:tcPr>
            <w:tcW w:w="806" w:type="dxa"/>
            <w:noWrap/>
            <w:hideMark/>
          </w:tcPr>
          <w:p w14:paraId="260BD86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2F7AD4F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0.149</w:t>
            </w:r>
          </w:p>
        </w:tc>
        <w:tc>
          <w:tcPr>
            <w:tcW w:w="1100" w:type="dxa"/>
            <w:noWrap/>
            <w:hideMark/>
          </w:tcPr>
          <w:p w14:paraId="1649F6B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1.401</w:t>
            </w:r>
          </w:p>
        </w:tc>
        <w:tc>
          <w:tcPr>
            <w:tcW w:w="960" w:type="dxa"/>
            <w:noWrap/>
            <w:hideMark/>
          </w:tcPr>
          <w:p w14:paraId="2E8B315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0.271</w:t>
            </w:r>
          </w:p>
        </w:tc>
        <w:tc>
          <w:tcPr>
            <w:tcW w:w="960" w:type="dxa"/>
            <w:noWrap/>
            <w:hideMark/>
          </w:tcPr>
          <w:p w14:paraId="2CF07C1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6BA6DC07"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5DE1ED0" w14:textId="77777777" w:rsidR="006750BE" w:rsidRPr="006750BE" w:rsidRDefault="006750BE" w:rsidP="006750BE">
            <w:pPr>
              <w:contextualSpacing/>
              <w:rPr>
                <w:b w:val="0"/>
                <w:bCs w:val="0"/>
                <w:sz w:val="20"/>
                <w:szCs w:val="20"/>
              </w:rPr>
            </w:pPr>
            <w:r w:rsidRPr="006750BE">
              <w:rPr>
                <w:b w:val="0"/>
                <w:bCs w:val="0"/>
                <w:sz w:val="20"/>
                <w:szCs w:val="20"/>
              </w:rPr>
              <w:t>LFPP</w:t>
            </w:r>
          </w:p>
        </w:tc>
        <w:tc>
          <w:tcPr>
            <w:tcW w:w="919" w:type="dxa"/>
            <w:noWrap/>
            <w:hideMark/>
          </w:tcPr>
          <w:p w14:paraId="0550C01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-0.035</w:t>
            </w:r>
          </w:p>
        </w:tc>
        <w:tc>
          <w:tcPr>
            <w:tcW w:w="806" w:type="dxa"/>
            <w:noWrap/>
            <w:hideMark/>
          </w:tcPr>
          <w:p w14:paraId="05E62AD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6A0656F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0.411</w:t>
            </w:r>
          </w:p>
        </w:tc>
        <w:tc>
          <w:tcPr>
            <w:tcW w:w="1100" w:type="dxa"/>
            <w:noWrap/>
            <w:hideMark/>
          </w:tcPr>
          <w:p w14:paraId="1042376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5.592</w:t>
            </w:r>
          </w:p>
        </w:tc>
        <w:tc>
          <w:tcPr>
            <w:tcW w:w="960" w:type="dxa"/>
            <w:noWrap/>
            <w:hideMark/>
          </w:tcPr>
          <w:p w14:paraId="5754AB8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0.046</w:t>
            </w:r>
          </w:p>
        </w:tc>
        <w:tc>
          <w:tcPr>
            <w:tcW w:w="960" w:type="dxa"/>
            <w:noWrap/>
            <w:hideMark/>
          </w:tcPr>
          <w:p w14:paraId="6644776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w:t>
            </w:r>
          </w:p>
        </w:tc>
      </w:tr>
      <w:tr w:rsidR="006750BE" w:rsidRPr="006750BE" w14:paraId="27BB6DFE"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7B53D84C" w14:textId="77777777" w:rsidR="006750BE" w:rsidRPr="006750BE" w:rsidRDefault="006750BE" w:rsidP="006750BE">
            <w:pPr>
              <w:contextualSpacing/>
              <w:rPr>
                <w:b w:val="0"/>
                <w:bCs w:val="0"/>
                <w:sz w:val="20"/>
                <w:szCs w:val="20"/>
              </w:rPr>
            </w:pPr>
            <w:proofErr w:type="spellStart"/>
            <w:r w:rsidRPr="006750BE">
              <w:rPr>
                <w:b w:val="0"/>
                <w:bCs w:val="0"/>
                <w:sz w:val="20"/>
                <w:szCs w:val="20"/>
              </w:rPr>
              <w:t>Bas.dev</w:t>
            </w:r>
            <w:proofErr w:type="spellEnd"/>
          </w:p>
        </w:tc>
        <w:tc>
          <w:tcPr>
            <w:tcW w:w="919" w:type="dxa"/>
            <w:noWrap/>
            <w:hideMark/>
          </w:tcPr>
          <w:p w14:paraId="5A9DE13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-0.004</w:t>
            </w:r>
          </w:p>
        </w:tc>
        <w:tc>
          <w:tcPr>
            <w:tcW w:w="806" w:type="dxa"/>
            <w:noWrap/>
            <w:hideMark/>
          </w:tcPr>
          <w:p w14:paraId="75D582F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1B0F5B3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0.030</w:t>
            </w:r>
          </w:p>
        </w:tc>
        <w:tc>
          <w:tcPr>
            <w:tcW w:w="1100" w:type="dxa"/>
            <w:noWrap/>
            <w:hideMark/>
          </w:tcPr>
          <w:p w14:paraId="3729FF4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0.249</w:t>
            </w:r>
          </w:p>
        </w:tc>
        <w:tc>
          <w:tcPr>
            <w:tcW w:w="960" w:type="dxa"/>
            <w:noWrap/>
            <w:hideMark/>
          </w:tcPr>
          <w:p w14:paraId="6134160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0.631</w:t>
            </w:r>
          </w:p>
        </w:tc>
        <w:tc>
          <w:tcPr>
            <w:tcW w:w="960" w:type="dxa"/>
            <w:noWrap/>
            <w:hideMark/>
          </w:tcPr>
          <w:p w14:paraId="263DB0F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549F1C3"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C7776D3" w14:textId="77777777" w:rsidR="006750BE" w:rsidRPr="006750BE" w:rsidRDefault="006750BE" w:rsidP="006750BE">
            <w:pPr>
              <w:contextualSpacing/>
              <w:rPr>
                <w:b w:val="0"/>
                <w:bCs w:val="0"/>
                <w:sz w:val="20"/>
                <w:szCs w:val="20"/>
              </w:rPr>
            </w:pPr>
            <w:proofErr w:type="spellStart"/>
            <w:r w:rsidRPr="006750BE">
              <w:rPr>
                <w:b w:val="0"/>
                <w:bCs w:val="0"/>
                <w:sz w:val="20"/>
                <w:szCs w:val="20"/>
              </w:rPr>
              <w:t>Bas.forest</w:t>
            </w:r>
            <w:proofErr w:type="spellEnd"/>
          </w:p>
        </w:tc>
        <w:tc>
          <w:tcPr>
            <w:tcW w:w="919" w:type="dxa"/>
            <w:noWrap/>
            <w:hideMark/>
          </w:tcPr>
          <w:p w14:paraId="6E16566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0.017</w:t>
            </w:r>
          </w:p>
        </w:tc>
        <w:tc>
          <w:tcPr>
            <w:tcW w:w="806" w:type="dxa"/>
            <w:noWrap/>
            <w:hideMark/>
          </w:tcPr>
          <w:p w14:paraId="69FE119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52F511F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0.148</w:t>
            </w:r>
          </w:p>
        </w:tc>
        <w:tc>
          <w:tcPr>
            <w:tcW w:w="1100" w:type="dxa"/>
            <w:noWrap/>
            <w:hideMark/>
          </w:tcPr>
          <w:p w14:paraId="1EBFEBB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1.388</w:t>
            </w:r>
          </w:p>
        </w:tc>
        <w:tc>
          <w:tcPr>
            <w:tcW w:w="960" w:type="dxa"/>
            <w:noWrap/>
            <w:hideMark/>
          </w:tcPr>
          <w:p w14:paraId="43C3301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0.273</w:t>
            </w:r>
          </w:p>
        </w:tc>
        <w:tc>
          <w:tcPr>
            <w:tcW w:w="960" w:type="dxa"/>
            <w:noWrap/>
            <w:hideMark/>
          </w:tcPr>
          <w:p w14:paraId="32189CF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BDA271F"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30CCBDBA" w14:textId="77777777" w:rsidR="006750BE" w:rsidRPr="006750BE" w:rsidRDefault="006750BE" w:rsidP="006750BE">
            <w:pPr>
              <w:contextualSpacing/>
              <w:rPr>
                <w:b w:val="0"/>
                <w:bCs w:val="0"/>
                <w:sz w:val="20"/>
                <w:szCs w:val="20"/>
              </w:rPr>
            </w:pPr>
            <w:proofErr w:type="spellStart"/>
            <w:r w:rsidRPr="006750BE">
              <w:rPr>
                <w:b w:val="0"/>
                <w:bCs w:val="0"/>
                <w:sz w:val="20"/>
                <w:szCs w:val="20"/>
              </w:rPr>
              <w:t>Bas.plant</w:t>
            </w:r>
            <w:proofErr w:type="spellEnd"/>
          </w:p>
        </w:tc>
        <w:tc>
          <w:tcPr>
            <w:tcW w:w="919" w:type="dxa"/>
            <w:noWrap/>
            <w:hideMark/>
          </w:tcPr>
          <w:p w14:paraId="3997540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-0.002</w:t>
            </w:r>
          </w:p>
        </w:tc>
        <w:tc>
          <w:tcPr>
            <w:tcW w:w="806" w:type="dxa"/>
            <w:noWrap/>
            <w:hideMark/>
          </w:tcPr>
          <w:p w14:paraId="7D7F40A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15DFEB5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0.010</w:t>
            </w:r>
          </w:p>
        </w:tc>
        <w:tc>
          <w:tcPr>
            <w:tcW w:w="1100" w:type="dxa"/>
            <w:noWrap/>
            <w:hideMark/>
          </w:tcPr>
          <w:p w14:paraId="4A5308C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0.079</w:t>
            </w:r>
          </w:p>
        </w:tc>
        <w:tc>
          <w:tcPr>
            <w:tcW w:w="960" w:type="dxa"/>
            <w:noWrap/>
            <w:hideMark/>
          </w:tcPr>
          <w:p w14:paraId="6E853E7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0.786</w:t>
            </w:r>
          </w:p>
        </w:tc>
        <w:tc>
          <w:tcPr>
            <w:tcW w:w="960" w:type="dxa"/>
            <w:noWrap/>
            <w:hideMark/>
          </w:tcPr>
          <w:p w14:paraId="08B9681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3167F89"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B1BAD07" w14:textId="77777777" w:rsidR="006750BE" w:rsidRPr="006750BE" w:rsidRDefault="006750BE" w:rsidP="006750BE">
            <w:pPr>
              <w:contextualSpacing/>
              <w:rPr>
                <w:b w:val="0"/>
                <w:bCs w:val="0"/>
                <w:sz w:val="20"/>
                <w:szCs w:val="20"/>
              </w:rPr>
            </w:pPr>
            <w:r w:rsidRPr="006750BE">
              <w:rPr>
                <w:b w:val="0"/>
                <w:bCs w:val="0"/>
                <w:sz w:val="20"/>
                <w:szCs w:val="20"/>
              </w:rPr>
              <w:t>Rip.forest</w:t>
            </w:r>
          </w:p>
        </w:tc>
        <w:tc>
          <w:tcPr>
            <w:tcW w:w="919" w:type="dxa"/>
            <w:noWrap/>
            <w:hideMark/>
          </w:tcPr>
          <w:p w14:paraId="3FC9941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0.018</w:t>
            </w:r>
          </w:p>
        </w:tc>
        <w:tc>
          <w:tcPr>
            <w:tcW w:w="806" w:type="dxa"/>
            <w:noWrap/>
            <w:hideMark/>
          </w:tcPr>
          <w:p w14:paraId="33426F0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16AA160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0.131</w:t>
            </w:r>
          </w:p>
        </w:tc>
        <w:tc>
          <w:tcPr>
            <w:tcW w:w="1100" w:type="dxa"/>
            <w:noWrap/>
            <w:hideMark/>
          </w:tcPr>
          <w:p w14:paraId="161B735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1.202</w:t>
            </w:r>
          </w:p>
        </w:tc>
        <w:tc>
          <w:tcPr>
            <w:tcW w:w="960" w:type="dxa"/>
            <w:noWrap/>
            <w:hideMark/>
          </w:tcPr>
          <w:p w14:paraId="3623B86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0.305</w:t>
            </w:r>
          </w:p>
        </w:tc>
        <w:tc>
          <w:tcPr>
            <w:tcW w:w="960" w:type="dxa"/>
            <w:noWrap/>
            <w:hideMark/>
          </w:tcPr>
          <w:p w14:paraId="13670AD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6D73E81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4127B0E4" w14:textId="77777777" w:rsidR="006750BE" w:rsidRPr="006750BE" w:rsidRDefault="006750BE" w:rsidP="006750BE">
            <w:pPr>
              <w:contextualSpacing/>
              <w:rPr>
                <w:b w:val="0"/>
                <w:bCs w:val="0"/>
                <w:sz w:val="20"/>
                <w:szCs w:val="20"/>
              </w:rPr>
            </w:pPr>
            <w:r w:rsidRPr="006750BE">
              <w:rPr>
                <w:b w:val="0"/>
                <w:bCs w:val="0"/>
                <w:sz w:val="20"/>
                <w:szCs w:val="20"/>
              </w:rPr>
              <w:t>Runoff</w:t>
            </w:r>
          </w:p>
        </w:tc>
        <w:tc>
          <w:tcPr>
            <w:tcW w:w="919" w:type="dxa"/>
            <w:noWrap/>
            <w:hideMark/>
          </w:tcPr>
          <w:p w14:paraId="2AB9FA1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806" w:type="dxa"/>
            <w:noWrap/>
            <w:hideMark/>
          </w:tcPr>
          <w:p w14:paraId="3BBB0C7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11DAAE4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0.004</w:t>
            </w:r>
          </w:p>
        </w:tc>
        <w:tc>
          <w:tcPr>
            <w:tcW w:w="1100" w:type="dxa"/>
            <w:noWrap/>
            <w:hideMark/>
          </w:tcPr>
          <w:p w14:paraId="0D5C298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0.032</w:t>
            </w:r>
          </w:p>
        </w:tc>
        <w:tc>
          <w:tcPr>
            <w:tcW w:w="960" w:type="dxa"/>
            <w:noWrap/>
            <w:hideMark/>
          </w:tcPr>
          <w:p w14:paraId="23B26DD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0.863</w:t>
            </w:r>
          </w:p>
        </w:tc>
        <w:tc>
          <w:tcPr>
            <w:tcW w:w="960" w:type="dxa"/>
            <w:noWrap/>
            <w:hideMark/>
          </w:tcPr>
          <w:p w14:paraId="0F2DDC9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67828409"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29AA6E6" w14:textId="77777777" w:rsidR="006750BE" w:rsidRPr="006750BE" w:rsidRDefault="006750BE" w:rsidP="006750BE">
            <w:pPr>
              <w:contextualSpacing/>
              <w:rPr>
                <w:b w:val="0"/>
                <w:bCs w:val="0"/>
                <w:sz w:val="20"/>
                <w:szCs w:val="20"/>
              </w:rPr>
            </w:pPr>
            <w:r w:rsidRPr="006750BE">
              <w:rPr>
                <w:b w:val="0"/>
                <w:bCs w:val="0"/>
                <w:sz w:val="20"/>
                <w:szCs w:val="20"/>
              </w:rPr>
              <w:t>Soil.Org</w:t>
            </w:r>
          </w:p>
        </w:tc>
        <w:tc>
          <w:tcPr>
            <w:tcW w:w="919" w:type="dxa"/>
            <w:noWrap/>
            <w:hideMark/>
          </w:tcPr>
          <w:p w14:paraId="52018D6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-0.175</w:t>
            </w:r>
          </w:p>
        </w:tc>
        <w:tc>
          <w:tcPr>
            <w:tcW w:w="806" w:type="dxa"/>
            <w:noWrap/>
            <w:hideMark/>
          </w:tcPr>
          <w:p w14:paraId="209AD66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6F1FFE6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0.046</w:t>
            </w:r>
          </w:p>
        </w:tc>
        <w:tc>
          <w:tcPr>
            <w:tcW w:w="1100" w:type="dxa"/>
            <w:noWrap/>
            <w:hideMark/>
          </w:tcPr>
          <w:p w14:paraId="39700FE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0.386</w:t>
            </w:r>
          </w:p>
        </w:tc>
        <w:tc>
          <w:tcPr>
            <w:tcW w:w="960" w:type="dxa"/>
            <w:noWrap/>
            <w:hideMark/>
          </w:tcPr>
          <w:p w14:paraId="1B1F2A9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0.552</w:t>
            </w:r>
          </w:p>
        </w:tc>
        <w:tc>
          <w:tcPr>
            <w:tcW w:w="960" w:type="dxa"/>
            <w:noWrap/>
            <w:hideMark/>
          </w:tcPr>
          <w:p w14:paraId="15B1F7F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608843D7"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5104E26" w14:textId="77777777" w:rsidR="006750BE" w:rsidRPr="006750BE" w:rsidRDefault="006750BE" w:rsidP="006750BE">
            <w:pPr>
              <w:contextualSpacing/>
              <w:rPr>
                <w:b w:val="0"/>
                <w:bCs w:val="0"/>
                <w:sz w:val="20"/>
                <w:szCs w:val="20"/>
              </w:rPr>
            </w:pPr>
            <w:proofErr w:type="spellStart"/>
            <w:r w:rsidRPr="006750BE">
              <w:rPr>
                <w:b w:val="0"/>
                <w:bCs w:val="0"/>
                <w:sz w:val="20"/>
                <w:szCs w:val="20"/>
              </w:rPr>
              <w:t>Soil.Perm</w:t>
            </w:r>
            <w:proofErr w:type="spellEnd"/>
          </w:p>
        </w:tc>
        <w:tc>
          <w:tcPr>
            <w:tcW w:w="919" w:type="dxa"/>
            <w:noWrap/>
            <w:hideMark/>
          </w:tcPr>
          <w:p w14:paraId="2D92CB7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-0.058</w:t>
            </w:r>
          </w:p>
        </w:tc>
        <w:tc>
          <w:tcPr>
            <w:tcW w:w="806" w:type="dxa"/>
            <w:noWrap/>
            <w:hideMark/>
          </w:tcPr>
          <w:p w14:paraId="73946EE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206F18C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0.013</w:t>
            </w:r>
          </w:p>
        </w:tc>
        <w:tc>
          <w:tcPr>
            <w:tcW w:w="1100" w:type="dxa"/>
            <w:noWrap/>
            <w:hideMark/>
          </w:tcPr>
          <w:p w14:paraId="6116CFE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0.105</w:t>
            </w:r>
          </w:p>
        </w:tc>
        <w:tc>
          <w:tcPr>
            <w:tcW w:w="960" w:type="dxa"/>
            <w:noWrap/>
            <w:hideMark/>
          </w:tcPr>
          <w:p w14:paraId="4331C40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0.755</w:t>
            </w:r>
          </w:p>
        </w:tc>
        <w:tc>
          <w:tcPr>
            <w:tcW w:w="960" w:type="dxa"/>
            <w:noWrap/>
            <w:hideMark/>
          </w:tcPr>
          <w:p w14:paraId="673B145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B1DF880"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69F8112" w14:textId="77777777" w:rsidR="006750BE" w:rsidRPr="006750BE" w:rsidRDefault="006750BE" w:rsidP="006750BE">
            <w:pPr>
              <w:contextualSpacing/>
              <w:rPr>
                <w:b w:val="0"/>
                <w:bCs w:val="0"/>
                <w:sz w:val="20"/>
                <w:szCs w:val="20"/>
              </w:rPr>
            </w:pPr>
            <w:r w:rsidRPr="006750BE">
              <w:rPr>
                <w:b w:val="0"/>
                <w:bCs w:val="0"/>
                <w:sz w:val="20"/>
                <w:szCs w:val="20"/>
              </w:rPr>
              <w:t>DO</w:t>
            </w:r>
          </w:p>
        </w:tc>
        <w:tc>
          <w:tcPr>
            <w:tcW w:w="919" w:type="dxa"/>
            <w:noWrap/>
            <w:hideMark/>
          </w:tcPr>
          <w:p w14:paraId="102773F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-0.157</w:t>
            </w:r>
          </w:p>
        </w:tc>
        <w:tc>
          <w:tcPr>
            <w:tcW w:w="806" w:type="dxa"/>
            <w:noWrap/>
            <w:hideMark/>
          </w:tcPr>
          <w:p w14:paraId="5497CDA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5EBA399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0.363</w:t>
            </w:r>
          </w:p>
        </w:tc>
        <w:tc>
          <w:tcPr>
            <w:tcW w:w="1100" w:type="dxa"/>
            <w:noWrap/>
            <w:hideMark/>
          </w:tcPr>
          <w:p w14:paraId="29413F1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4.553</w:t>
            </w:r>
          </w:p>
        </w:tc>
        <w:tc>
          <w:tcPr>
            <w:tcW w:w="960" w:type="dxa"/>
            <w:noWrap/>
            <w:hideMark/>
          </w:tcPr>
          <w:p w14:paraId="471DFCE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0.065</w:t>
            </w:r>
          </w:p>
        </w:tc>
        <w:tc>
          <w:tcPr>
            <w:tcW w:w="960" w:type="dxa"/>
            <w:noWrap/>
            <w:hideMark/>
          </w:tcPr>
          <w:p w14:paraId="647C999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32EAD139"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7D2FF85"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Cond)</w:t>
            </w:r>
          </w:p>
        </w:tc>
        <w:tc>
          <w:tcPr>
            <w:tcW w:w="919" w:type="dxa"/>
            <w:noWrap/>
            <w:hideMark/>
          </w:tcPr>
          <w:p w14:paraId="24A173E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806" w:type="dxa"/>
            <w:noWrap/>
            <w:hideMark/>
          </w:tcPr>
          <w:p w14:paraId="60E9001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65B49C7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0.393</w:t>
            </w:r>
          </w:p>
        </w:tc>
        <w:tc>
          <w:tcPr>
            <w:tcW w:w="1100" w:type="dxa"/>
            <w:noWrap/>
            <w:hideMark/>
          </w:tcPr>
          <w:p w14:paraId="5CE43B1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5.171</w:t>
            </w:r>
          </w:p>
        </w:tc>
        <w:tc>
          <w:tcPr>
            <w:tcW w:w="960" w:type="dxa"/>
            <w:noWrap/>
            <w:hideMark/>
          </w:tcPr>
          <w:p w14:paraId="3ABC508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0.053</w:t>
            </w:r>
          </w:p>
        </w:tc>
        <w:tc>
          <w:tcPr>
            <w:tcW w:w="960" w:type="dxa"/>
            <w:noWrap/>
            <w:hideMark/>
          </w:tcPr>
          <w:p w14:paraId="656A1D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38C37596"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756957B0"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NO</w:t>
            </w:r>
            <w:r w:rsidRPr="00D1243A">
              <w:rPr>
                <w:b w:val="0"/>
                <w:bCs w:val="0"/>
                <w:sz w:val="20"/>
                <w:szCs w:val="20"/>
                <w:vertAlign w:val="subscript"/>
              </w:rPr>
              <w:t>3</w:t>
            </w:r>
            <w:r w:rsidRPr="00D1243A">
              <w:rPr>
                <w:b w:val="0"/>
                <w:bCs w:val="0"/>
                <w:sz w:val="20"/>
                <w:szCs w:val="20"/>
                <w:vertAlign w:val="superscript"/>
              </w:rPr>
              <w:t>-</w:t>
            </w:r>
            <w:r w:rsidRPr="006750BE">
              <w:rPr>
                <w:b w:val="0"/>
                <w:bCs w:val="0"/>
                <w:sz w:val="20"/>
                <w:szCs w:val="20"/>
              </w:rPr>
              <w:t>)</w:t>
            </w:r>
          </w:p>
        </w:tc>
        <w:tc>
          <w:tcPr>
            <w:tcW w:w="919" w:type="dxa"/>
            <w:noWrap/>
            <w:hideMark/>
          </w:tcPr>
          <w:p w14:paraId="6555EEE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-0.058</w:t>
            </w:r>
          </w:p>
        </w:tc>
        <w:tc>
          <w:tcPr>
            <w:tcW w:w="806" w:type="dxa"/>
            <w:noWrap/>
            <w:hideMark/>
          </w:tcPr>
          <w:p w14:paraId="2CBBDAD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3DC6E3F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0.015</w:t>
            </w:r>
          </w:p>
        </w:tc>
        <w:tc>
          <w:tcPr>
            <w:tcW w:w="1100" w:type="dxa"/>
            <w:noWrap/>
            <w:hideMark/>
          </w:tcPr>
          <w:p w14:paraId="1224324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0.124</w:t>
            </w:r>
          </w:p>
        </w:tc>
        <w:tc>
          <w:tcPr>
            <w:tcW w:w="960" w:type="dxa"/>
            <w:noWrap/>
            <w:hideMark/>
          </w:tcPr>
          <w:p w14:paraId="11A8B1F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0.734</w:t>
            </w:r>
          </w:p>
        </w:tc>
        <w:tc>
          <w:tcPr>
            <w:tcW w:w="960" w:type="dxa"/>
            <w:noWrap/>
            <w:hideMark/>
          </w:tcPr>
          <w:p w14:paraId="0FBF4B9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F2010E7"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3D82C8E5" w14:textId="77777777" w:rsidR="006750BE" w:rsidRPr="006750BE" w:rsidRDefault="006750BE" w:rsidP="006750BE">
            <w:pPr>
              <w:contextualSpacing/>
              <w:rPr>
                <w:b w:val="0"/>
                <w:bCs w:val="0"/>
                <w:sz w:val="20"/>
                <w:szCs w:val="20"/>
              </w:rPr>
            </w:pPr>
            <w:r w:rsidRPr="006750BE">
              <w:rPr>
                <w:b w:val="0"/>
                <w:bCs w:val="0"/>
                <w:sz w:val="20"/>
                <w:szCs w:val="20"/>
              </w:rPr>
              <w:t>NH</w:t>
            </w:r>
            <w:r w:rsidRPr="00D1243A">
              <w:rPr>
                <w:b w:val="0"/>
                <w:bCs w:val="0"/>
                <w:sz w:val="20"/>
                <w:szCs w:val="20"/>
                <w:vertAlign w:val="subscript"/>
              </w:rPr>
              <w:t>4</w:t>
            </w:r>
            <w:r w:rsidRPr="00D1243A">
              <w:rPr>
                <w:b w:val="0"/>
                <w:bCs w:val="0"/>
                <w:sz w:val="20"/>
                <w:szCs w:val="20"/>
                <w:vertAlign w:val="superscript"/>
              </w:rPr>
              <w:t>+</w:t>
            </w:r>
          </w:p>
        </w:tc>
        <w:tc>
          <w:tcPr>
            <w:tcW w:w="919" w:type="dxa"/>
            <w:noWrap/>
            <w:hideMark/>
          </w:tcPr>
          <w:p w14:paraId="5D61C50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-0.044</w:t>
            </w:r>
          </w:p>
        </w:tc>
        <w:tc>
          <w:tcPr>
            <w:tcW w:w="806" w:type="dxa"/>
            <w:noWrap/>
            <w:hideMark/>
          </w:tcPr>
          <w:p w14:paraId="0AD023C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6DF8CC9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1100" w:type="dxa"/>
            <w:noWrap/>
            <w:hideMark/>
          </w:tcPr>
          <w:p w14:paraId="7CCE04D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960" w:type="dxa"/>
            <w:noWrap/>
            <w:hideMark/>
          </w:tcPr>
          <w:p w14:paraId="069C7E4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0.987</w:t>
            </w:r>
          </w:p>
        </w:tc>
        <w:tc>
          <w:tcPr>
            <w:tcW w:w="960" w:type="dxa"/>
            <w:noWrap/>
            <w:hideMark/>
          </w:tcPr>
          <w:p w14:paraId="3CA633D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311706B0"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C355E8A" w14:textId="77777777" w:rsidR="006750BE" w:rsidRPr="006750BE" w:rsidRDefault="006750BE" w:rsidP="006750BE">
            <w:pPr>
              <w:contextualSpacing/>
              <w:rPr>
                <w:b w:val="0"/>
                <w:bCs w:val="0"/>
                <w:sz w:val="20"/>
                <w:szCs w:val="20"/>
              </w:rPr>
            </w:pPr>
            <w:r w:rsidRPr="006750BE">
              <w:rPr>
                <w:b w:val="0"/>
                <w:bCs w:val="0"/>
                <w:sz w:val="20"/>
                <w:szCs w:val="20"/>
              </w:rPr>
              <w:t>pH</w:t>
            </w:r>
          </w:p>
        </w:tc>
        <w:tc>
          <w:tcPr>
            <w:tcW w:w="919" w:type="dxa"/>
            <w:noWrap/>
            <w:hideMark/>
          </w:tcPr>
          <w:p w14:paraId="467887D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-0.517</w:t>
            </w:r>
          </w:p>
        </w:tc>
        <w:tc>
          <w:tcPr>
            <w:tcW w:w="806" w:type="dxa"/>
            <w:noWrap/>
            <w:hideMark/>
          </w:tcPr>
          <w:p w14:paraId="18FFDCF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2ACC700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0.209</w:t>
            </w:r>
          </w:p>
        </w:tc>
        <w:tc>
          <w:tcPr>
            <w:tcW w:w="1100" w:type="dxa"/>
            <w:noWrap/>
            <w:hideMark/>
          </w:tcPr>
          <w:p w14:paraId="7FF2B24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2.110</w:t>
            </w:r>
          </w:p>
        </w:tc>
        <w:tc>
          <w:tcPr>
            <w:tcW w:w="960" w:type="dxa"/>
            <w:noWrap/>
            <w:hideMark/>
          </w:tcPr>
          <w:p w14:paraId="1CAD4F2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0.184</w:t>
            </w:r>
          </w:p>
        </w:tc>
        <w:tc>
          <w:tcPr>
            <w:tcW w:w="960" w:type="dxa"/>
            <w:noWrap/>
            <w:hideMark/>
          </w:tcPr>
          <w:p w14:paraId="3FC2D94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2B207891"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B684BC1" w14:textId="77777777" w:rsidR="006750BE" w:rsidRPr="006750BE" w:rsidRDefault="006750BE" w:rsidP="006750BE">
            <w:pPr>
              <w:contextualSpacing/>
              <w:rPr>
                <w:b w:val="0"/>
                <w:bCs w:val="0"/>
                <w:sz w:val="20"/>
                <w:szCs w:val="20"/>
              </w:rPr>
            </w:pPr>
            <w:r w:rsidRPr="006750BE">
              <w:rPr>
                <w:b w:val="0"/>
                <w:bCs w:val="0"/>
                <w:sz w:val="20"/>
                <w:szCs w:val="20"/>
              </w:rPr>
              <w:t>PO</w:t>
            </w:r>
            <w:r w:rsidRPr="00D1243A">
              <w:rPr>
                <w:b w:val="0"/>
                <w:bCs w:val="0"/>
                <w:sz w:val="20"/>
                <w:szCs w:val="20"/>
                <w:vertAlign w:val="subscript"/>
              </w:rPr>
              <w:t>4</w:t>
            </w:r>
            <w:r w:rsidRPr="00D1243A">
              <w:rPr>
                <w:b w:val="0"/>
                <w:bCs w:val="0"/>
                <w:sz w:val="20"/>
                <w:szCs w:val="20"/>
                <w:vertAlign w:val="superscript"/>
              </w:rPr>
              <w:t>-</w:t>
            </w:r>
          </w:p>
        </w:tc>
        <w:tc>
          <w:tcPr>
            <w:tcW w:w="919" w:type="dxa"/>
            <w:noWrap/>
            <w:hideMark/>
          </w:tcPr>
          <w:p w14:paraId="4B2EFF5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0.098</w:t>
            </w:r>
          </w:p>
        </w:tc>
        <w:tc>
          <w:tcPr>
            <w:tcW w:w="806" w:type="dxa"/>
            <w:noWrap/>
            <w:hideMark/>
          </w:tcPr>
          <w:p w14:paraId="6506400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3BD28EA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0.123</w:t>
            </w:r>
          </w:p>
        </w:tc>
        <w:tc>
          <w:tcPr>
            <w:tcW w:w="1100" w:type="dxa"/>
            <w:noWrap/>
            <w:hideMark/>
          </w:tcPr>
          <w:p w14:paraId="17B7752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1.124</w:t>
            </w:r>
          </w:p>
        </w:tc>
        <w:tc>
          <w:tcPr>
            <w:tcW w:w="960" w:type="dxa"/>
            <w:noWrap/>
            <w:hideMark/>
          </w:tcPr>
          <w:p w14:paraId="74166D3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0.320</w:t>
            </w:r>
          </w:p>
        </w:tc>
        <w:tc>
          <w:tcPr>
            <w:tcW w:w="960" w:type="dxa"/>
            <w:noWrap/>
            <w:hideMark/>
          </w:tcPr>
          <w:p w14:paraId="1B6920E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568F283A"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7BE1810"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T.water</w:t>
            </w:r>
            <w:proofErr w:type="spellEnd"/>
            <w:proofErr w:type="gramEnd"/>
          </w:p>
        </w:tc>
        <w:tc>
          <w:tcPr>
            <w:tcW w:w="919" w:type="dxa"/>
            <w:noWrap/>
            <w:hideMark/>
          </w:tcPr>
          <w:p w14:paraId="72ADD8E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-0.012</w:t>
            </w:r>
          </w:p>
        </w:tc>
        <w:tc>
          <w:tcPr>
            <w:tcW w:w="806" w:type="dxa"/>
            <w:noWrap/>
            <w:hideMark/>
          </w:tcPr>
          <w:p w14:paraId="1268085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3C15B2D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0.007</w:t>
            </w:r>
          </w:p>
        </w:tc>
        <w:tc>
          <w:tcPr>
            <w:tcW w:w="1100" w:type="dxa"/>
            <w:noWrap/>
            <w:hideMark/>
          </w:tcPr>
          <w:p w14:paraId="277A16B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0.053</w:t>
            </w:r>
          </w:p>
        </w:tc>
        <w:tc>
          <w:tcPr>
            <w:tcW w:w="960" w:type="dxa"/>
            <w:noWrap/>
            <w:hideMark/>
          </w:tcPr>
          <w:p w14:paraId="11C6C1C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0.823</w:t>
            </w:r>
          </w:p>
        </w:tc>
        <w:tc>
          <w:tcPr>
            <w:tcW w:w="960" w:type="dxa"/>
            <w:noWrap/>
            <w:hideMark/>
          </w:tcPr>
          <w:p w14:paraId="1103B6F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E432AC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4D0714A2" w14:textId="77777777" w:rsidR="006750BE" w:rsidRPr="006750BE" w:rsidRDefault="006750BE" w:rsidP="006750BE">
            <w:pPr>
              <w:contextualSpacing/>
              <w:rPr>
                <w:b w:val="0"/>
                <w:bCs w:val="0"/>
                <w:sz w:val="20"/>
                <w:szCs w:val="20"/>
              </w:rPr>
            </w:pPr>
            <w:r w:rsidRPr="006750BE">
              <w:rPr>
                <w:b w:val="0"/>
                <w:bCs w:val="0"/>
                <w:sz w:val="20"/>
                <w:szCs w:val="20"/>
              </w:rPr>
              <w:t>Turbidity</w:t>
            </w:r>
          </w:p>
        </w:tc>
        <w:tc>
          <w:tcPr>
            <w:tcW w:w="919" w:type="dxa"/>
            <w:noWrap/>
            <w:hideMark/>
          </w:tcPr>
          <w:p w14:paraId="23AF635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-0.011</w:t>
            </w:r>
          </w:p>
        </w:tc>
        <w:tc>
          <w:tcPr>
            <w:tcW w:w="806" w:type="dxa"/>
            <w:noWrap/>
            <w:hideMark/>
          </w:tcPr>
          <w:p w14:paraId="1A82EE4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2BFCD6D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0.056</w:t>
            </w:r>
          </w:p>
        </w:tc>
        <w:tc>
          <w:tcPr>
            <w:tcW w:w="1100" w:type="dxa"/>
            <w:noWrap/>
            <w:hideMark/>
          </w:tcPr>
          <w:p w14:paraId="1DC9D76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0.471</w:t>
            </w:r>
          </w:p>
        </w:tc>
        <w:tc>
          <w:tcPr>
            <w:tcW w:w="960" w:type="dxa"/>
            <w:noWrap/>
            <w:hideMark/>
          </w:tcPr>
          <w:p w14:paraId="6359958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0.512</w:t>
            </w:r>
          </w:p>
        </w:tc>
        <w:tc>
          <w:tcPr>
            <w:tcW w:w="960" w:type="dxa"/>
            <w:noWrap/>
            <w:hideMark/>
          </w:tcPr>
          <w:p w14:paraId="7ECB748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38B282DF"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1CBE662" w14:textId="77777777" w:rsidR="006750BE" w:rsidRPr="006750BE" w:rsidRDefault="006750BE" w:rsidP="006750BE">
            <w:pPr>
              <w:contextualSpacing/>
              <w:rPr>
                <w:b w:val="0"/>
                <w:bCs w:val="0"/>
                <w:sz w:val="20"/>
                <w:szCs w:val="20"/>
              </w:rPr>
            </w:pPr>
            <w:proofErr w:type="spellStart"/>
            <w:r w:rsidRPr="006750BE">
              <w:rPr>
                <w:b w:val="0"/>
                <w:bCs w:val="0"/>
                <w:sz w:val="20"/>
                <w:szCs w:val="20"/>
              </w:rPr>
              <w:t>Bank.H</w:t>
            </w:r>
            <w:proofErr w:type="spellEnd"/>
          </w:p>
        </w:tc>
        <w:tc>
          <w:tcPr>
            <w:tcW w:w="919" w:type="dxa"/>
            <w:noWrap/>
            <w:hideMark/>
          </w:tcPr>
          <w:p w14:paraId="1652274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-0.829</w:t>
            </w:r>
          </w:p>
        </w:tc>
        <w:tc>
          <w:tcPr>
            <w:tcW w:w="806" w:type="dxa"/>
            <w:noWrap/>
            <w:hideMark/>
          </w:tcPr>
          <w:p w14:paraId="68B8A06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0DEFA88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0.126</w:t>
            </w:r>
          </w:p>
        </w:tc>
        <w:tc>
          <w:tcPr>
            <w:tcW w:w="1100" w:type="dxa"/>
            <w:noWrap/>
            <w:hideMark/>
          </w:tcPr>
          <w:p w14:paraId="3E21139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1.149</w:t>
            </w:r>
          </w:p>
        </w:tc>
        <w:tc>
          <w:tcPr>
            <w:tcW w:w="960" w:type="dxa"/>
            <w:noWrap/>
            <w:hideMark/>
          </w:tcPr>
          <w:p w14:paraId="15F96BD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0.315</w:t>
            </w:r>
          </w:p>
        </w:tc>
        <w:tc>
          <w:tcPr>
            <w:tcW w:w="960" w:type="dxa"/>
            <w:noWrap/>
            <w:hideMark/>
          </w:tcPr>
          <w:p w14:paraId="1CA9C9E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1B2AC9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33537F74" w14:textId="77777777" w:rsidR="006750BE" w:rsidRPr="006750BE" w:rsidRDefault="006750BE" w:rsidP="006750BE">
            <w:pPr>
              <w:contextualSpacing/>
              <w:rPr>
                <w:b w:val="0"/>
                <w:bCs w:val="0"/>
                <w:sz w:val="20"/>
                <w:szCs w:val="20"/>
              </w:rPr>
            </w:pPr>
            <w:r w:rsidRPr="006750BE">
              <w:rPr>
                <w:b w:val="0"/>
                <w:bCs w:val="0"/>
                <w:sz w:val="20"/>
                <w:szCs w:val="20"/>
              </w:rPr>
              <w:t>Canopy</w:t>
            </w:r>
          </w:p>
        </w:tc>
        <w:tc>
          <w:tcPr>
            <w:tcW w:w="919" w:type="dxa"/>
            <w:noWrap/>
            <w:hideMark/>
          </w:tcPr>
          <w:p w14:paraId="254D41D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806" w:type="dxa"/>
            <w:noWrap/>
            <w:hideMark/>
          </w:tcPr>
          <w:p w14:paraId="1FE3672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71F9877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1100" w:type="dxa"/>
            <w:noWrap/>
            <w:hideMark/>
          </w:tcPr>
          <w:p w14:paraId="0CCF4FA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0.002</w:t>
            </w:r>
          </w:p>
        </w:tc>
        <w:tc>
          <w:tcPr>
            <w:tcW w:w="960" w:type="dxa"/>
            <w:noWrap/>
            <w:hideMark/>
          </w:tcPr>
          <w:p w14:paraId="082E942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0.966</w:t>
            </w:r>
          </w:p>
        </w:tc>
        <w:tc>
          <w:tcPr>
            <w:tcW w:w="960" w:type="dxa"/>
            <w:noWrap/>
            <w:hideMark/>
          </w:tcPr>
          <w:p w14:paraId="7DF66CA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75ABBF4"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E92FA2F" w14:textId="77777777" w:rsidR="006750BE" w:rsidRPr="006750BE" w:rsidRDefault="006750BE" w:rsidP="006750BE">
            <w:pPr>
              <w:contextualSpacing/>
              <w:rPr>
                <w:b w:val="0"/>
                <w:bCs w:val="0"/>
                <w:sz w:val="20"/>
                <w:szCs w:val="20"/>
              </w:rPr>
            </w:pPr>
            <w:r w:rsidRPr="006750BE">
              <w:rPr>
                <w:b w:val="0"/>
                <w:bCs w:val="0"/>
                <w:sz w:val="20"/>
                <w:szCs w:val="20"/>
              </w:rPr>
              <w:t>d50</w:t>
            </w:r>
          </w:p>
        </w:tc>
        <w:tc>
          <w:tcPr>
            <w:tcW w:w="919" w:type="dxa"/>
            <w:noWrap/>
            <w:hideMark/>
          </w:tcPr>
          <w:p w14:paraId="1794D03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0.008</w:t>
            </w:r>
          </w:p>
        </w:tc>
        <w:tc>
          <w:tcPr>
            <w:tcW w:w="806" w:type="dxa"/>
            <w:noWrap/>
            <w:hideMark/>
          </w:tcPr>
          <w:p w14:paraId="4305950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48339B8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0.042</w:t>
            </w:r>
          </w:p>
        </w:tc>
        <w:tc>
          <w:tcPr>
            <w:tcW w:w="1100" w:type="dxa"/>
            <w:noWrap/>
            <w:hideMark/>
          </w:tcPr>
          <w:p w14:paraId="7EE1EC9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0.351</w:t>
            </w:r>
          </w:p>
        </w:tc>
        <w:tc>
          <w:tcPr>
            <w:tcW w:w="960" w:type="dxa"/>
            <w:noWrap/>
            <w:hideMark/>
          </w:tcPr>
          <w:p w14:paraId="3C3E74A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0.570</w:t>
            </w:r>
          </w:p>
        </w:tc>
        <w:tc>
          <w:tcPr>
            <w:tcW w:w="960" w:type="dxa"/>
            <w:noWrap/>
            <w:hideMark/>
          </w:tcPr>
          <w:p w14:paraId="430E518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25AD0E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EE9488D" w14:textId="77777777" w:rsidR="006750BE" w:rsidRPr="006750BE" w:rsidRDefault="006750BE" w:rsidP="006750BE">
            <w:pPr>
              <w:contextualSpacing/>
              <w:rPr>
                <w:b w:val="0"/>
                <w:bCs w:val="0"/>
                <w:sz w:val="20"/>
                <w:szCs w:val="20"/>
              </w:rPr>
            </w:pPr>
            <w:proofErr w:type="spellStart"/>
            <w:r w:rsidRPr="006750BE">
              <w:rPr>
                <w:b w:val="0"/>
                <w:bCs w:val="0"/>
                <w:sz w:val="20"/>
                <w:szCs w:val="20"/>
              </w:rPr>
              <w:t>Rosgen</w:t>
            </w:r>
            <w:proofErr w:type="spellEnd"/>
          </w:p>
        </w:tc>
        <w:tc>
          <w:tcPr>
            <w:tcW w:w="919" w:type="dxa"/>
            <w:noWrap/>
            <w:hideMark/>
          </w:tcPr>
          <w:p w14:paraId="2690F29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-0.054</w:t>
            </w:r>
          </w:p>
        </w:tc>
        <w:tc>
          <w:tcPr>
            <w:tcW w:w="806" w:type="dxa"/>
            <w:noWrap/>
            <w:hideMark/>
          </w:tcPr>
          <w:p w14:paraId="21B7222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09A6452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0.168</w:t>
            </w:r>
          </w:p>
        </w:tc>
        <w:tc>
          <w:tcPr>
            <w:tcW w:w="1100" w:type="dxa"/>
            <w:noWrap/>
            <w:hideMark/>
          </w:tcPr>
          <w:p w14:paraId="4AB8B7B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1.613</w:t>
            </w:r>
          </w:p>
        </w:tc>
        <w:tc>
          <w:tcPr>
            <w:tcW w:w="960" w:type="dxa"/>
            <w:noWrap/>
            <w:hideMark/>
          </w:tcPr>
          <w:p w14:paraId="2B6D0F0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0.240</w:t>
            </w:r>
          </w:p>
        </w:tc>
        <w:tc>
          <w:tcPr>
            <w:tcW w:w="960" w:type="dxa"/>
            <w:noWrap/>
            <w:hideMark/>
          </w:tcPr>
          <w:p w14:paraId="11E6125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bl>
    <w:p w14:paraId="61ABA738" w14:textId="026D169E" w:rsidR="006750BE" w:rsidRDefault="006750BE" w:rsidP="006750BE">
      <w:pPr>
        <w:spacing w:line="480" w:lineRule="auto"/>
        <w:contextualSpacing/>
      </w:pPr>
      <w:r>
        <w:t>Table 12. Linear regressions of invertebrate community Shannon index versus environmental predictors.</w:t>
      </w:r>
    </w:p>
    <w:p w14:paraId="3D3A822E" w14:textId="07724A26" w:rsidR="001C3136" w:rsidRDefault="001C3136" w:rsidP="009A7FCE">
      <w:pPr>
        <w:spacing w:line="480" w:lineRule="auto"/>
        <w:contextualSpacing/>
      </w:pPr>
    </w:p>
    <w:p w14:paraId="46933FDD" w14:textId="1774D2CC" w:rsidR="00662A07" w:rsidRDefault="00662A07" w:rsidP="009A7FCE">
      <w:pPr>
        <w:spacing w:line="480" w:lineRule="auto"/>
        <w:contextualSpacing/>
      </w:pPr>
    </w:p>
    <w:p w14:paraId="72824A55" w14:textId="3D924EBF" w:rsidR="00662A07" w:rsidRDefault="00662A07" w:rsidP="009A7FCE">
      <w:pPr>
        <w:spacing w:line="480" w:lineRule="auto"/>
        <w:contextualSpacing/>
      </w:pPr>
    </w:p>
    <w:p w14:paraId="30E3D020" w14:textId="77777777" w:rsidR="00140764" w:rsidRDefault="00140764" w:rsidP="009A7FCE">
      <w:pPr>
        <w:spacing w:line="480" w:lineRule="auto"/>
        <w:contextualSpacing/>
      </w:pPr>
    </w:p>
    <w:tbl>
      <w:tblPr>
        <w:tblStyle w:val="PlainTable4"/>
        <w:tblW w:w="0" w:type="auto"/>
        <w:tblLook w:val="04A0" w:firstRow="1" w:lastRow="0" w:firstColumn="1" w:lastColumn="0" w:noHBand="0" w:noVBand="1"/>
      </w:tblPr>
      <w:tblGrid>
        <w:gridCol w:w="1122"/>
        <w:gridCol w:w="994"/>
        <w:gridCol w:w="994"/>
        <w:gridCol w:w="666"/>
        <w:gridCol w:w="111"/>
        <w:gridCol w:w="805"/>
        <w:gridCol w:w="147"/>
        <w:gridCol w:w="791"/>
        <w:gridCol w:w="214"/>
      </w:tblGrid>
      <w:tr w:rsidR="00662A07" w:rsidRPr="00662A07" w14:paraId="380C5298" w14:textId="77777777" w:rsidTr="00662A07">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887" w:type="dxa"/>
            <w:gridSpan w:val="5"/>
            <w:tcBorders>
              <w:bottom w:val="single" w:sz="4" w:space="0" w:color="auto"/>
            </w:tcBorders>
            <w:hideMark/>
          </w:tcPr>
          <w:p w14:paraId="2C7332C0" w14:textId="77777777" w:rsidR="00662A07" w:rsidRPr="00662A07" w:rsidRDefault="00662A07" w:rsidP="00662A07">
            <w:pPr>
              <w:contextualSpacing/>
              <w:rPr>
                <w:sz w:val="20"/>
                <w:szCs w:val="20"/>
              </w:rPr>
            </w:pPr>
            <w:r w:rsidRPr="00662A07">
              <w:rPr>
                <w:sz w:val="20"/>
                <w:szCs w:val="20"/>
              </w:rPr>
              <w:lastRenderedPageBreak/>
              <w:t>Fitted Environmental Vectors NMDS - Fish</w:t>
            </w:r>
          </w:p>
        </w:tc>
        <w:tc>
          <w:tcPr>
            <w:tcW w:w="951" w:type="dxa"/>
            <w:gridSpan w:val="2"/>
            <w:tcBorders>
              <w:bottom w:val="single" w:sz="4" w:space="0" w:color="auto"/>
            </w:tcBorders>
            <w:hideMark/>
          </w:tcPr>
          <w:p w14:paraId="5A6EB668" w14:textId="77777777" w:rsidR="00662A07" w:rsidRPr="00662A07" w:rsidRDefault="00662A07" w:rsidP="00662A07">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47" w:type="dxa"/>
            <w:gridSpan w:val="2"/>
            <w:tcBorders>
              <w:bottom w:val="single" w:sz="4" w:space="0" w:color="auto"/>
            </w:tcBorders>
            <w:hideMark/>
          </w:tcPr>
          <w:p w14:paraId="6458A705" w14:textId="77777777" w:rsidR="00662A07" w:rsidRPr="00662A07" w:rsidRDefault="00662A07" w:rsidP="00662A07">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62A07" w:rsidRPr="00662A07" w14:paraId="01854AE3"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tcBorders>
              <w:top w:val="single" w:sz="4" w:space="0" w:color="auto"/>
            </w:tcBorders>
            <w:hideMark/>
          </w:tcPr>
          <w:p w14:paraId="4BC95AA6" w14:textId="77777777" w:rsidR="00662A07" w:rsidRPr="00662A07" w:rsidRDefault="00662A07" w:rsidP="00D1243A">
            <w:pPr>
              <w:contextualSpacing/>
              <w:rPr>
                <w:b w:val="0"/>
                <w:bCs w:val="0"/>
                <w:sz w:val="20"/>
                <w:szCs w:val="20"/>
              </w:rPr>
            </w:pPr>
            <w:r w:rsidRPr="00662A07">
              <w:rPr>
                <w:b w:val="0"/>
                <w:bCs w:val="0"/>
                <w:sz w:val="20"/>
                <w:szCs w:val="20"/>
              </w:rPr>
              <w:t>Predictor</w:t>
            </w:r>
          </w:p>
        </w:tc>
        <w:tc>
          <w:tcPr>
            <w:tcW w:w="994" w:type="dxa"/>
            <w:tcBorders>
              <w:top w:val="single" w:sz="4" w:space="0" w:color="auto"/>
            </w:tcBorders>
            <w:hideMark/>
          </w:tcPr>
          <w:p w14:paraId="06A76C7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NMDS1</w:t>
            </w:r>
          </w:p>
        </w:tc>
        <w:tc>
          <w:tcPr>
            <w:tcW w:w="994" w:type="dxa"/>
            <w:tcBorders>
              <w:top w:val="single" w:sz="4" w:space="0" w:color="auto"/>
            </w:tcBorders>
            <w:hideMark/>
          </w:tcPr>
          <w:p w14:paraId="5FF8189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NMDS2</w:t>
            </w:r>
          </w:p>
        </w:tc>
        <w:tc>
          <w:tcPr>
            <w:tcW w:w="666" w:type="dxa"/>
            <w:tcBorders>
              <w:top w:val="single" w:sz="4" w:space="0" w:color="auto"/>
            </w:tcBorders>
            <w:hideMark/>
          </w:tcPr>
          <w:p w14:paraId="4BD46E7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R</w:t>
            </w:r>
            <w:r w:rsidRPr="00662A07">
              <w:rPr>
                <w:sz w:val="20"/>
                <w:szCs w:val="20"/>
                <w:vertAlign w:val="superscript"/>
              </w:rPr>
              <w:t>2</w:t>
            </w:r>
          </w:p>
        </w:tc>
        <w:tc>
          <w:tcPr>
            <w:tcW w:w="916" w:type="dxa"/>
            <w:gridSpan w:val="2"/>
            <w:tcBorders>
              <w:top w:val="single" w:sz="4" w:space="0" w:color="auto"/>
            </w:tcBorders>
            <w:hideMark/>
          </w:tcPr>
          <w:p w14:paraId="2F9F812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p-value</w:t>
            </w:r>
          </w:p>
        </w:tc>
        <w:tc>
          <w:tcPr>
            <w:tcW w:w="879" w:type="dxa"/>
            <w:gridSpan w:val="2"/>
            <w:tcBorders>
              <w:top w:val="single" w:sz="4" w:space="0" w:color="auto"/>
            </w:tcBorders>
            <w:hideMark/>
          </w:tcPr>
          <w:p w14:paraId="1529D96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 &lt; .</w:t>
            </w:r>
            <w:commentRangeStart w:id="1157"/>
            <w:r w:rsidRPr="00662A07">
              <w:rPr>
                <w:sz w:val="20"/>
                <w:szCs w:val="20"/>
              </w:rPr>
              <w:t>10</w:t>
            </w:r>
            <w:commentRangeEnd w:id="1157"/>
            <w:r w:rsidR="00D1243A">
              <w:rPr>
                <w:rStyle w:val="CommentReference"/>
              </w:rPr>
              <w:commentReference w:id="1157"/>
            </w:r>
          </w:p>
        </w:tc>
      </w:tr>
      <w:tr w:rsidR="00662A07" w:rsidRPr="00662A07" w14:paraId="694C0D9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196A879" w14:textId="77777777" w:rsidR="00662A07" w:rsidRPr="00662A07" w:rsidRDefault="00662A07" w:rsidP="00D1243A">
            <w:pPr>
              <w:contextualSpacing/>
              <w:rPr>
                <w:b w:val="0"/>
                <w:bCs w:val="0"/>
                <w:sz w:val="20"/>
                <w:szCs w:val="20"/>
              </w:rPr>
            </w:pPr>
            <w:r w:rsidRPr="00662A07">
              <w:rPr>
                <w:b w:val="0"/>
                <w:bCs w:val="0"/>
                <w:sz w:val="20"/>
                <w:szCs w:val="20"/>
              </w:rPr>
              <w:t>PET</w:t>
            </w:r>
          </w:p>
        </w:tc>
        <w:tc>
          <w:tcPr>
            <w:tcW w:w="994" w:type="dxa"/>
            <w:hideMark/>
          </w:tcPr>
          <w:p w14:paraId="3BCA2B2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55E5A26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-0.73</w:t>
            </w:r>
          </w:p>
        </w:tc>
        <w:tc>
          <w:tcPr>
            <w:tcW w:w="666" w:type="dxa"/>
            <w:hideMark/>
          </w:tcPr>
          <w:p w14:paraId="6594F8BA"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0.38</w:t>
            </w:r>
          </w:p>
        </w:tc>
        <w:tc>
          <w:tcPr>
            <w:tcW w:w="916" w:type="dxa"/>
            <w:gridSpan w:val="2"/>
            <w:hideMark/>
          </w:tcPr>
          <w:p w14:paraId="1F16DC3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0.19</w:t>
            </w:r>
          </w:p>
        </w:tc>
        <w:tc>
          <w:tcPr>
            <w:tcW w:w="879" w:type="dxa"/>
            <w:gridSpan w:val="2"/>
            <w:hideMark/>
          </w:tcPr>
          <w:p w14:paraId="4B0A683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37EF169"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5B177DA" w14:textId="77777777" w:rsidR="00662A07" w:rsidRPr="00662A07" w:rsidRDefault="00662A07" w:rsidP="00D1243A">
            <w:pPr>
              <w:contextualSpacing/>
              <w:rPr>
                <w:b w:val="0"/>
                <w:bCs w:val="0"/>
                <w:sz w:val="20"/>
                <w:szCs w:val="20"/>
              </w:rPr>
            </w:pPr>
            <w:proofErr w:type="spellStart"/>
            <w:r w:rsidRPr="00662A07">
              <w:rPr>
                <w:b w:val="0"/>
                <w:bCs w:val="0"/>
                <w:sz w:val="20"/>
                <w:szCs w:val="20"/>
              </w:rPr>
              <w:t>Precip</w:t>
            </w:r>
            <w:proofErr w:type="spellEnd"/>
            <w:r w:rsidRPr="00662A07">
              <w:rPr>
                <w:b w:val="0"/>
                <w:bCs w:val="0"/>
                <w:sz w:val="20"/>
                <w:szCs w:val="20"/>
              </w:rPr>
              <w:t>.</w:t>
            </w:r>
          </w:p>
        </w:tc>
        <w:tc>
          <w:tcPr>
            <w:tcW w:w="994" w:type="dxa"/>
            <w:hideMark/>
          </w:tcPr>
          <w:p w14:paraId="244FA98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w:t>
            </w:r>
          </w:p>
        </w:tc>
        <w:tc>
          <w:tcPr>
            <w:tcW w:w="994" w:type="dxa"/>
            <w:hideMark/>
          </w:tcPr>
          <w:p w14:paraId="1F2891B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0.87</w:t>
            </w:r>
          </w:p>
        </w:tc>
        <w:tc>
          <w:tcPr>
            <w:tcW w:w="666" w:type="dxa"/>
            <w:hideMark/>
          </w:tcPr>
          <w:p w14:paraId="726BE1B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gridSpan w:val="2"/>
            <w:hideMark/>
          </w:tcPr>
          <w:p w14:paraId="2FC006F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74D7525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FDA0F87"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7FFEAF0" w14:textId="77777777" w:rsidR="00662A07" w:rsidRPr="00662A07" w:rsidRDefault="00662A07" w:rsidP="00D1243A">
            <w:pPr>
              <w:contextualSpacing/>
              <w:rPr>
                <w:b w:val="0"/>
                <w:bCs w:val="0"/>
                <w:sz w:val="20"/>
                <w:szCs w:val="20"/>
              </w:rPr>
            </w:pPr>
            <w:r w:rsidRPr="00662A07">
              <w:rPr>
                <w:b w:val="0"/>
                <w:bCs w:val="0"/>
                <w:sz w:val="20"/>
                <w:szCs w:val="20"/>
              </w:rPr>
              <w:t>RH</w:t>
            </w:r>
          </w:p>
        </w:tc>
        <w:tc>
          <w:tcPr>
            <w:tcW w:w="994" w:type="dxa"/>
            <w:hideMark/>
          </w:tcPr>
          <w:p w14:paraId="6FE4CFF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994" w:type="dxa"/>
            <w:hideMark/>
          </w:tcPr>
          <w:p w14:paraId="380AAA85"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666" w:type="dxa"/>
            <w:hideMark/>
          </w:tcPr>
          <w:p w14:paraId="0C3C72E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0.53</w:t>
            </w:r>
          </w:p>
        </w:tc>
        <w:tc>
          <w:tcPr>
            <w:tcW w:w="916" w:type="dxa"/>
            <w:gridSpan w:val="2"/>
            <w:hideMark/>
          </w:tcPr>
          <w:p w14:paraId="0611DA4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0.08</w:t>
            </w:r>
          </w:p>
        </w:tc>
        <w:tc>
          <w:tcPr>
            <w:tcW w:w="879" w:type="dxa"/>
            <w:gridSpan w:val="2"/>
            <w:hideMark/>
          </w:tcPr>
          <w:p w14:paraId="75F0542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7657A5A5"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0B92651E" w14:textId="77777777" w:rsidR="00662A07" w:rsidRPr="00662A07" w:rsidRDefault="00662A07" w:rsidP="00D1243A">
            <w:pPr>
              <w:contextualSpacing/>
              <w:rPr>
                <w:b w:val="0"/>
                <w:bCs w:val="0"/>
                <w:sz w:val="20"/>
                <w:szCs w:val="20"/>
              </w:rPr>
            </w:pPr>
            <w:proofErr w:type="spellStart"/>
            <w:proofErr w:type="gramStart"/>
            <w:r w:rsidRPr="00662A07">
              <w:rPr>
                <w:b w:val="0"/>
                <w:bCs w:val="0"/>
                <w:sz w:val="20"/>
                <w:szCs w:val="20"/>
              </w:rPr>
              <w:t>Av.Flow</w:t>
            </w:r>
            <w:proofErr w:type="spellEnd"/>
            <w:proofErr w:type="gramEnd"/>
          </w:p>
        </w:tc>
        <w:tc>
          <w:tcPr>
            <w:tcW w:w="994" w:type="dxa"/>
            <w:hideMark/>
          </w:tcPr>
          <w:p w14:paraId="0A3DF6C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994" w:type="dxa"/>
            <w:hideMark/>
          </w:tcPr>
          <w:p w14:paraId="06312A0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666" w:type="dxa"/>
            <w:hideMark/>
          </w:tcPr>
          <w:p w14:paraId="272714E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0.45</w:t>
            </w:r>
          </w:p>
        </w:tc>
        <w:tc>
          <w:tcPr>
            <w:tcW w:w="916" w:type="dxa"/>
            <w:gridSpan w:val="2"/>
            <w:hideMark/>
          </w:tcPr>
          <w:p w14:paraId="215AD0F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879" w:type="dxa"/>
            <w:gridSpan w:val="2"/>
            <w:hideMark/>
          </w:tcPr>
          <w:p w14:paraId="341074A5"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807816D"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1B7AA4A1" w14:textId="77777777" w:rsidR="00662A07" w:rsidRPr="00662A07" w:rsidRDefault="00662A07" w:rsidP="00D1243A">
            <w:pPr>
              <w:contextualSpacing/>
              <w:rPr>
                <w:b w:val="0"/>
                <w:bCs w:val="0"/>
                <w:sz w:val="20"/>
                <w:szCs w:val="20"/>
              </w:rPr>
            </w:pPr>
            <w:proofErr w:type="spellStart"/>
            <w:r w:rsidRPr="00662A07">
              <w:rPr>
                <w:b w:val="0"/>
                <w:bCs w:val="0"/>
                <w:sz w:val="20"/>
                <w:szCs w:val="20"/>
              </w:rPr>
              <w:t>Flash.I</w:t>
            </w:r>
            <w:proofErr w:type="spellEnd"/>
          </w:p>
        </w:tc>
        <w:tc>
          <w:tcPr>
            <w:tcW w:w="994" w:type="dxa"/>
            <w:hideMark/>
          </w:tcPr>
          <w:p w14:paraId="4B0A675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0.04</w:t>
            </w:r>
          </w:p>
        </w:tc>
        <w:tc>
          <w:tcPr>
            <w:tcW w:w="994" w:type="dxa"/>
            <w:hideMark/>
          </w:tcPr>
          <w:p w14:paraId="692C416F"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-1</w:t>
            </w:r>
          </w:p>
        </w:tc>
        <w:tc>
          <w:tcPr>
            <w:tcW w:w="666" w:type="dxa"/>
            <w:hideMark/>
          </w:tcPr>
          <w:p w14:paraId="61D739A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gridSpan w:val="2"/>
            <w:hideMark/>
          </w:tcPr>
          <w:p w14:paraId="18CCB9C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0.81</w:t>
            </w:r>
          </w:p>
        </w:tc>
        <w:tc>
          <w:tcPr>
            <w:tcW w:w="879" w:type="dxa"/>
            <w:gridSpan w:val="2"/>
            <w:hideMark/>
          </w:tcPr>
          <w:p w14:paraId="0100D56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360C96D"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2FCDE21" w14:textId="77777777" w:rsidR="00662A07" w:rsidRPr="00662A07" w:rsidRDefault="00662A07" w:rsidP="00D1243A">
            <w:pPr>
              <w:contextualSpacing/>
              <w:rPr>
                <w:b w:val="0"/>
                <w:bCs w:val="0"/>
                <w:sz w:val="20"/>
                <w:szCs w:val="20"/>
              </w:rPr>
            </w:pPr>
            <w:r w:rsidRPr="00662A07">
              <w:rPr>
                <w:b w:val="0"/>
                <w:bCs w:val="0"/>
                <w:sz w:val="20"/>
                <w:szCs w:val="20"/>
              </w:rPr>
              <w:t>HFPP</w:t>
            </w:r>
          </w:p>
        </w:tc>
        <w:tc>
          <w:tcPr>
            <w:tcW w:w="994" w:type="dxa"/>
            <w:hideMark/>
          </w:tcPr>
          <w:p w14:paraId="69E291C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33FF9C9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70264AA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0.23</w:t>
            </w:r>
          </w:p>
        </w:tc>
        <w:tc>
          <w:tcPr>
            <w:tcW w:w="916" w:type="dxa"/>
            <w:gridSpan w:val="2"/>
            <w:hideMark/>
          </w:tcPr>
          <w:p w14:paraId="0809E82B"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w:t>
            </w:r>
          </w:p>
        </w:tc>
        <w:tc>
          <w:tcPr>
            <w:tcW w:w="879" w:type="dxa"/>
            <w:gridSpan w:val="2"/>
            <w:hideMark/>
          </w:tcPr>
          <w:p w14:paraId="7F1C7FD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A61E2C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31C132B" w14:textId="77777777" w:rsidR="00662A07" w:rsidRPr="00662A07" w:rsidRDefault="00662A07" w:rsidP="00D1243A">
            <w:pPr>
              <w:contextualSpacing/>
              <w:rPr>
                <w:b w:val="0"/>
                <w:bCs w:val="0"/>
                <w:sz w:val="20"/>
                <w:szCs w:val="20"/>
              </w:rPr>
            </w:pPr>
            <w:r w:rsidRPr="00662A07">
              <w:rPr>
                <w:b w:val="0"/>
                <w:bCs w:val="0"/>
                <w:sz w:val="20"/>
                <w:szCs w:val="20"/>
              </w:rPr>
              <w:t>LFPP</w:t>
            </w:r>
          </w:p>
        </w:tc>
        <w:tc>
          <w:tcPr>
            <w:tcW w:w="994" w:type="dxa"/>
            <w:hideMark/>
          </w:tcPr>
          <w:p w14:paraId="571837C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-0.75</w:t>
            </w:r>
          </w:p>
        </w:tc>
        <w:tc>
          <w:tcPr>
            <w:tcW w:w="994" w:type="dxa"/>
            <w:hideMark/>
          </w:tcPr>
          <w:p w14:paraId="5720C15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666" w:type="dxa"/>
            <w:hideMark/>
          </w:tcPr>
          <w:p w14:paraId="1EA6A7C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0.51</w:t>
            </w:r>
          </w:p>
        </w:tc>
        <w:tc>
          <w:tcPr>
            <w:tcW w:w="916" w:type="dxa"/>
            <w:gridSpan w:val="2"/>
            <w:hideMark/>
          </w:tcPr>
          <w:p w14:paraId="7A7EA64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0.09</w:t>
            </w:r>
          </w:p>
        </w:tc>
        <w:tc>
          <w:tcPr>
            <w:tcW w:w="879" w:type="dxa"/>
            <w:gridSpan w:val="2"/>
            <w:hideMark/>
          </w:tcPr>
          <w:p w14:paraId="67BEB63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47D86828"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844E07A" w14:textId="77777777" w:rsidR="00662A07" w:rsidRPr="00662A07" w:rsidRDefault="00662A07" w:rsidP="00D1243A">
            <w:pPr>
              <w:contextualSpacing/>
              <w:rPr>
                <w:b w:val="0"/>
                <w:bCs w:val="0"/>
                <w:sz w:val="20"/>
                <w:szCs w:val="20"/>
              </w:rPr>
            </w:pPr>
            <w:proofErr w:type="spellStart"/>
            <w:r w:rsidRPr="00662A07">
              <w:rPr>
                <w:b w:val="0"/>
                <w:bCs w:val="0"/>
                <w:sz w:val="20"/>
                <w:szCs w:val="20"/>
              </w:rPr>
              <w:t>Bas.Dev</w:t>
            </w:r>
            <w:proofErr w:type="spellEnd"/>
          </w:p>
        </w:tc>
        <w:tc>
          <w:tcPr>
            <w:tcW w:w="994" w:type="dxa"/>
            <w:hideMark/>
          </w:tcPr>
          <w:p w14:paraId="4564846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0.17</w:t>
            </w:r>
          </w:p>
        </w:tc>
        <w:tc>
          <w:tcPr>
            <w:tcW w:w="994" w:type="dxa"/>
            <w:hideMark/>
          </w:tcPr>
          <w:p w14:paraId="3C386CB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5BAE6CC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gridSpan w:val="2"/>
            <w:hideMark/>
          </w:tcPr>
          <w:p w14:paraId="4D90347C"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303A4E3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366F78E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542092E2" w14:textId="77777777" w:rsidR="00662A07" w:rsidRPr="00662A07" w:rsidRDefault="00662A07" w:rsidP="00D1243A">
            <w:pPr>
              <w:contextualSpacing/>
              <w:rPr>
                <w:b w:val="0"/>
                <w:bCs w:val="0"/>
                <w:sz w:val="20"/>
                <w:szCs w:val="20"/>
              </w:rPr>
            </w:pPr>
            <w:proofErr w:type="spellStart"/>
            <w:r w:rsidRPr="00662A07">
              <w:rPr>
                <w:b w:val="0"/>
                <w:bCs w:val="0"/>
                <w:sz w:val="20"/>
                <w:szCs w:val="20"/>
              </w:rPr>
              <w:t>Bas.forest</w:t>
            </w:r>
            <w:proofErr w:type="spellEnd"/>
          </w:p>
        </w:tc>
        <w:tc>
          <w:tcPr>
            <w:tcW w:w="994" w:type="dxa"/>
            <w:hideMark/>
          </w:tcPr>
          <w:p w14:paraId="00AFC57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0.43</w:t>
            </w:r>
          </w:p>
        </w:tc>
        <w:tc>
          <w:tcPr>
            <w:tcW w:w="994" w:type="dxa"/>
            <w:hideMark/>
          </w:tcPr>
          <w:p w14:paraId="7237262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w:t>
            </w:r>
          </w:p>
        </w:tc>
        <w:tc>
          <w:tcPr>
            <w:tcW w:w="666" w:type="dxa"/>
            <w:hideMark/>
          </w:tcPr>
          <w:p w14:paraId="48BF30F5"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0.22</w:t>
            </w:r>
          </w:p>
        </w:tc>
        <w:tc>
          <w:tcPr>
            <w:tcW w:w="916" w:type="dxa"/>
            <w:gridSpan w:val="2"/>
            <w:hideMark/>
          </w:tcPr>
          <w:p w14:paraId="69C6126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0.45</w:t>
            </w:r>
          </w:p>
        </w:tc>
        <w:tc>
          <w:tcPr>
            <w:tcW w:w="879" w:type="dxa"/>
            <w:gridSpan w:val="2"/>
            <w:hideMark/>
          </w:tcPr>
          <w:p w14:paraId="6EBBD1E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7A266439"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6D7D4F57" w14:textId="77777777" w:rsidR="00662A07" w:rsidRPr="00662A07" w:rsidRDefault="00662A07" w:rsidP="00D1243A">
            <w:pPr>
              <w:contextualSpacing/>
              <w:rPr>
                <w:b w:val="0"/>
                <w:bCs w:val="0"/>
                <w:sz w:val="20"/>
                <w:szCs w:val="20"/>
              </w:rPr>
            </w:pPr>
            <w:proofErr w:type="spellStart"/>
            <w:r w:rsidRPr="00662A07">
              <w:rPr>
                <w:b w:val="0"/>
                <w:bCs w:val="0"/>
                <w:sz w:val="20"/>
                <w:szCs w:val="20"/>
              </w:rPr>
              <w:t>Bas.Plant</w:t>
            </w:r>
            <w:proofErr w:type="spellEnd"/>
          </w:p>
        </w:tc>
        <w:tc>
          <w:tcPr>
            <w:tcW w:w="994" w:type="dxa"/>
            <w:hideMark/>
          </w:tcPr>
          <w:p w14:paraId="7B59A34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994" w:type="dxa"/>
            <w:hideMark/>
          </w:tcPr>
          <w:p w14:paraId="38D8EF1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-0.15</w:t>
            </w:r>
          </w:p>
        </w:tc>
        <w:tc>
          <w:tcPr>
            <w:tcW w:w="666" w:type="dxa"/>
            <w:hideMark/>
          </w:tcPr>
          <w:p w14:paraId="755A518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0.01</w:t>
            </w:r>
          </w:p>
        </w:tc>
        <w:tc>
          <w:tcPr>
            <w:tcW w:w="916" w:type="dxa"/>
            <w:gridSpan w:val="2"/>
            <w:hideMark/>
          </w:tcPr>
          <w:p w14:paraId="24F5822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0.96</w:t>
            </w:r>
          </w:p>
        </w:tc>
        <w:tc>
          <w:tcPr>
            <w:tcW w:w="879" w:type="dxa"/>
            <w:gridSpan w:val="2"/>
            <w:hideMark/>
          </w:tcPr>
          <w:p w14:paraId="798EE64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0A5E895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DDFE4E8" w14:textId="77777777" w:rsidR="00662A07" w:rsidRPr="00662A07" w:rsidRDefault="00662A07" w:rsidP="00D1243A">
            <w:pPr>
              <w:contextualSpacing/>
              <w:rPr>
                <w:b w:val="0"/>
                <w:bCs w:val="0"/>
                <w:sz w:val="20"/>
                <w:szCs w:val="20"/>
              </w:rPr>
            </w:pPr>
            <w:r w:rsidRPr="00662A07">
              <w:rPr>
                <w:b w:val="0"/>
                <w:bCs w:val="0"/>
                <w:sz w:val="20"/>
                <w:szCs w:val="20"/>
              </w:rPr>
              <w:t>Rip.forest</w:t>
            </w:r>
          </w:p>
        </w:tc>
        <w:tc>
          <w:tcPr>
            <w:tcW w:w="994" w:type="dxa"/>
            <w:hideMark/>
          </w:tcPr>
          <w:p w14:paraId="015D580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0.55</w:t>
            </w:r>
          </w:p>
        </w:tc>
        <w:tc>
          <w:tcPr>
            <w:tcW w:w="994" w:type="dxa"/>
            <w:hideMark/>
          </w:tcPr>
          <w:p w14:paraId="75078DF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-0.84</w:t>
            </w:r>
          </w:p>
        </w:tc>
        <w:tc>
          <w:tcPr>
            <w:tcW w:w="666" w:type="dxa"/>
            <w:hideMark/>
          </w:tcPr>
          <w:p w14:paraId="3DDD184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0.24</w:t>
            </w:r>
          </w:p>
        </w:tc>
        <w:tc>
          <w:tcPr>
            <w:tcW w:w="916" w:type="dxa"/>
            <w:gridSpan w:val="2"/>
            <w:hideMark/>
          </w:tcPr>
          <w:p w14:paraId="65F8B34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w:t>
            </w:r>
          </w:p>
        </w:tc>
        <w:tc>
          <w:tcPr>
            <w:tcW w:w="879" w:type="dxa"/>
            <w:gridSpan w:val="2"/>
            <w:hideMark/>
          </w:tcPr>
          <w:p w14:paraId="1101BA8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5029F510"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67C6B6F3" w14:textId="77777777" w:rsidR="00662A07" w:rsidRPr="00662A07" w:rsidRDefault="00662A07" w:rsidP="00D1243A">
            <w:pPr>
              <w:contextualSpacing/>
              <w:rPr>
                <w:b w:val="0"/>
                <w:bCs w:val="0"/>
                <w:sz w:val="20"/>
                <w:szCs w:val="20"/>
              </w:rPr>
            </w:pPr>
            <w:proofErr w:type="spellStart"/>
            <w:proofErr w:type="gramStart"/>
            <w:r w:rsidRPr="00662A07">
              <w:rPr>
                <w:b w:val="0"/>
                <w:bCs w:val="0"/>
                <w:sz w:val="20"/>
                <w:szCs w:val="20"/>
              </w:rPr>
              <w:t>S.runoff</w:t>
            </w:r>
            <w:proofErr w:type="spellEnd"/>
            <w:proofErr w:type="gramEnd"/>
          </w:p>
        </w:tc>
        <w:tc>
          <w:tcPr>
            <w:tcW w:w="994" w:type="dxa"/>
            <w:hideMark/>
          </w:tcPr>
          <w:p w14:paraId="4D656FE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0.66</w:t>
            </w:r>
          </w:p>
        </w:tc>
        <w:tc>
          <w:tcPr>
            <w:tcW w:w="994" w:type="dxa"/>
            <w:hideMark/>
          </w:tcPr>
          <w:p w14:paraId="4782D2C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0.75</w:t>
            </w:r>
          </w:p>
        </w:tc>
        <w:tc>
          <w:tcPr>
            <w:tcW w:w="666" w:type="dxa"/>
            <w:hideMark/>
          </w:tcPr>
          <w:p w14:paraId="00DCD85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gridSpan w:val="2"/>
            <w:hideMark/>
          </w:tcPr>
          <w:p w14:paraId="33633B7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00EE471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2A6699BF"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4AB55BE" w14:textId="77777777" w:rsidR="00662A07" w:rsidRPr="00662A07" w:rsidRDefault="00662A07" w:rsidP="00D1243A">
            <w:pPr>
              <w:contextualSpacing/>
              <w:rPr>
                <w:b w:val="0"/>
                <w:bCs w:val="0"/>
                <w:sz w:val="20"/>
                <w:szCs w:val="20"/>
              </w:rPr>
            </w:pPr>
            <w:r w:rsidRPr="00662A07">
              <w:rPr>
                <w:b w:val="0"/>
                <w:bCs w:val="0"/>
                <w:sz w:val="20"/>
                <w:szCs w:val="20"/>
              </w:rPr>
              <w:t>Soil.Org</w:t>
            </w:r>
          </w:p>
        </w:tc>
        <w:tc>
          <w:tcPr>
            <w:tcW w:w="994" w:type="dxa"/>
            <w:hideMark/>
          </w:tcPr>
          <w:p w14:paraId="6C054F6F"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994" w:type="dxa"/>
            <w:hideMark/>
          </w:tcPr>
          <w:p w14:paraId="22C5477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0.31</w:t>
            </w:r>
          </w:p>
        </w:tc>
        <w:tc>
          <w:tcPr>
            <w:tcW w:w="666" w:type="dxa"/>
            <w:hideMark/>
          </w:tcPr>
          <w:p w14:paraId="0552861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0.01</w:t>
            </w:r>
          </w:p>
        </w:tc>
        <w:tc>
          <w:tcPr>
            <w:tcW w:w="916" w:type="dxa"/>
            <w:gridSpan w:val="2"/>
            <w:hideMark/>
          </w:tcPr>
          <w:p w14:paraId="49EF7B4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0.97</w:t>
            </w:r>
          </w:p>
        </w:tc>
        <w:tc>
          <w:tcPr>
            <w:tcW w:w="879" w:type="dxa"/>
            <w:gridSpan w:val="2"/>
            <w:hideMark/>
          </w:tcPr>
          <w:p w14:paraId="0359E30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C5B6660"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D24FBF2" w14:textId="77777777" w:rsidR="00662A07" w:rsidRPr="00662A07" w:rsidRDefault="00662A07" w:rsidP="00D1243A">
            <w:pPr>
              <w:contextualSpacing/>
              <w:rPr>
                <w:b w:val="0"/>
                <w:bCs w:val="0"/>
                <w:sz w:val="20"/>
                <w:szCs w:val="20"/>
              </w:rPr>
            </w:pPr>
            <w:proofErr w:type="spellStart"/>
            <w:r w:rsidRPr="00662A07">
              <w:rPr>
                <w:b w:val="0"/>
                <w:bCs w:val="0"/>
                <w:sz w:val="20"/>
                <w:szCs w:val="20"/>
              </w:rPr>
              <w:t>Soil.Perm</w:t>
            </w:r>
            <w:proofErr w:type="spellEnd"/>
          </w:p>
        </w:tc>
        <w:tc>
          <w:tcPr>
            <w:tcW w:w="994" w:type="dxa"/>
            <w:hideMark/>
          </w:tcPr>
          <w:p w14:paraId="4EE2384C"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994" w:type="dxa"/>
            <w:hideMark/>
          </w:tcPr>
          <w:p w14:paraId="57969D1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4815614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gridSpan w:val="2"/>
            <w:hideMark/>
          </w:tcPr>
          <w:p w14:paraId="7740FC0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0.93</w:t>
            </w:r>
          </w:p>
        </w:tc>
        <w:tc>
          <w:tcPr>
            <w:tcW w:w="879" w:type="dxa"/>
            <w:gridSpan w:val="2"/>
            <w:hideMark/>
          </w:tcPr>
          <w:p w14:paraId="1310F38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3E5C062E"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9732CAB" w14:textId="77777777" w:rsidR="00662A07" w:rsidRPr="00662A07" w:rsidRDefault="00662A07" w:rsidP="00D1243A">
            <w:pPr>
              <w:contextualSpacing/>
              <w:rPr>
                <w:b w:val="0"/>
                <w:bCs w:val="0"/>
                <w:sz w:val="20"/>
                <w:szCs w:val="20"/>
              </w:rPr>
            </w:pPr>
            <w:r w:rsidRPr="00662A07">
              <w:rPr>
                <w:b w:val="0"/>
                <w:bCs w:val="0"/>
                <w:sz w:val="20"/>
                <w:szCs w:val="20"/>
              </w:rPr>
              <w:t>DO</w:t>
            </w:r>
          </w:p>
        </w:tc>
        <w:tc>
          <w:tcPr>
            <w:tcW w:w="994" w:type="dxa"/>
            <w:hideMark/>
          </w:tcPr>
          <w:p w14:paraId="4285740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-0.32</w:t>
            </w:r>
          </w:p>
        </w:tc>
        <w:tc>
          <w:tcPr>
            <w:tcW w:w="994" w:type="dxa"/>
            <w:hideMark/>
          </w:tcPr>
          <w:p w14:paraId="14C07368"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666" w:type="dxa"/>
            <w:hideMark/>
          </w:tcPr>
          <w:p w14:paraId="361807D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gridSpan w:val="2"/>
            <w:hideMark/>
          </w:tcPr>
          <w:p w14:paraId="52F29422"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0.65</w:t>
            </w:r>
          </w:p>
        </w:tc>
        <w:tc>
          <w:tcPr>
            <w:tcW w:w="879" w:type="dxa"/>
            <w:gridSpan w:val="2"/>
            <w:hideMark/>
          </w:tcPr>
          <w:p w14:paraId="3F29B6F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1FEB59F6"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6B65E940" w14:textId="77777777" w:rsidR="00662A07" w:rsidRPr="00662A07" w:rsidRDefault="00662A07" w:rsidP="00D1243A">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Cond)</w:t>
            </w:r>
          </w:p>
        </w:tc>
        <w:tc>
          <w:tcPr>
            <w:tcW w:w="994" w:type="dxa"/>
            <w:hideMark/>
          </w:tcPr>
          <w:p w14:paraId="3FB2349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-0.71</w:t>
            </w:r>
          </w:p>
        </w:tc>
        <w:tc>
          <w:tcPr>
            <w:tcW w:w="994" w:type="dxa"/>
            <w:hideMark/>
          </w:tcPr>
          <w:p w14:paraId="32982D8B"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w:t>
            </w:r>
          </w:p>
        </w:tc>
        <w:tc>
          <w:tcPr>
            <w:tcW w:w="666" w:type="dxa"/>
            <w:hideMark/>
          </w:tcPr>
          <w:p w14:paraId="1317F92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916" w:type="dxa"/>
            <w:gridSpan w:val="2"/>
            <w:hideMark/>
          </w:tcPr>
          <w:p w14:paraId="19BEF85C"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0.33</w:t>
            </w:r>
          </w:p>
        </w:tc>
        <w:tc>
          <w:tcPr>
            <w:tcW w:w="879" w:type="dxa"/>
            <w:gridSpan w:val="2"/>
            <w:hideMark/>
          </w:tcPr>
          <w:p w14:paraId="4E4AA01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49C38F3"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2E6E52C" w14:textId="77777777" w:rsidR="00662A07" w:rsidRPr="00662A07" w:rsidRDefault="00662A07" w:rsidP="00D1243A">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NO</w:t>
            </w:r>
            <w:r w:rsidRPr="00D1243A">
              <w:rPr>
                <w:b w:val="0"/>
                <w:bCs w:val="0"/>
                <w:sz w:val="20"/>
                <w:szCs w:val="20"/>
                <w:vertAlign w:val="subscript"/>
              </w:rPr>
              <w:t>3</w:t>
            </w:r>
            <w:r w:rsidRPr="00D1243A">
              <w:rPr>
                <w:b w:val="0"/>
                <w:bCs w:val="0"/>
                <w:sz w:val="20"/>
                <w:szCs w:val="20"/>
                <w:vertAlign w:val="superscript"/>
              </w:rPr>
              <w:t>-</w:t>
            </w:r>
            <w:r w:rsidRPr="00662A07">
              <w:rPr>
                <w:b w:val="0"/>
                <w:bCs w:val="0"/>
                <w:sz w:val="20"/>
                <w:szCs w:val="20"/>
              </w:rPr>
              <w:t>)</w:t>
            </w:r>
          </w:p>
        </w:tc>
        <w:tc>
          <w:tcPr>
            <w:tcW w:w="994" w:type="dxa"/>
            <w:hideMark/>
          </w:tcPr>
          <w:p w14:paraId="0EF2824F"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-0.33</w:t>
            </w:r>
          </w:p>
        </w:tc>
        <w:tc>
          <w:tcPr>
            <w:tcW w:w="994" w:type="dxa"/>
            <w:hideMark/>
          </w:tcPr>
          <w:p w14:paraId="087DC275"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0.94</w:t>
            </w:r>
          </w:p>
        </w:tc>
        <w:tc>
          <w:tcPr>
            <w:tcW w:w="666" w:type="dxa"/>
            <w:hideMark/>
          </w:tcPr>
          <w:p w14:paraId="5B99A6F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gridSpan w:val="2"/>
            <w:hideMark/>
          </w:tcPr>
          <w:p w14:paraId="30A849B9"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879" w:type="dxa"/>
            <w:gridSpan w:val="2"/>
            <w:hideMark/>
          </w:tcPr>
          <w:p w14:paraId="432103D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3056A68F"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58419BD1" w14:textId="77777777" w:rsidR="00662A07" w:rsidRPr="00662A07" w:rsidRDefault="00662A07" w:rsidP="00D1243A">
            <w:pPr>
              <w:contextualSpacing/>
              <w:rPr>
                <w:b w:val="0"/>
                <w:bCs w:val="0"/>
                <w:sz w:val="20"/>
                <w:szCs w:val="20"/>
              </w:rPr>
            </w:pPr>
            <w:r w:rsidRPr="00662A07">
              <w:rPr>
                <w:b w:val="0"/>
                <w:bCs w:val="0"/>
                <w:sz w:val="20"/>
                <w:szCs w:val="20"/>
              </w:rPr>
              <w:t>NH</w:t>
            </w:r>
            <w:r w:rsidRPr="00D1243A">
              <w:rPr>
                <w:b w:val="0"/>
                <w:bCs w:val="0"/>
                <w:sz w:val="20"/>
                <w:szCs w:val="20"/>
                <w:vertAlign w:val="subscript"/>
              </w:rPr>
              <w:t>4</w:t>
            </w:r>
            <w:r w:rsidRPr="00D1243A">
              <w:rPr>
                <w:b w:val="0"/>
                <w:bCs w:val="0"/>
                <w:sz w:val="20"/>
                <w:szCs w:val="20"/>
                <w:vertAlign w:val="superscript"/>
              </w:rPr>
              <w:t>+</w:t>
            </w:r>
          </w:p>
        </w:tc>
        <w:tc>
          <w:tcPr>
            <w:tcW w:w="994" w:type="dxa"/>
            <w:hideMark/>
          </w:tcPr>
          <w:p w14:paraId="68037D1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994" w:type="dxa"/>
            <w:hideMark/>
          </w:tcPr>
          <w:p w14:paraId="68E29ED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666" w:type="dxa"/>
            <w:hideMark/>
          </w:tcPr>
          <w:p w14:paraId="58F5776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0.33</w:t>
            </w:r>
          </w:p>
        </w:tc>
        <w:tc>
          <w:tcPr>
            <w:tcW w:w="916" w:type="dxa"/>
            <w:gridSpan w:val="2"/>
            <w:hideMark/>
          </w:tcPr>
          <w:p w14:paraId="5BF177B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0.23</w:t>
            </w:r>
          </w:p>
        </w:tc>
        <w:tc>
          <w:tcPr>
            <w:tcW w:w="879" w:type="dxa"/>
            <w:gridSpan w:val="2"/>
            <w:hideMark/>
          </w:tcPr>
          <w:p w14:paraId="598A792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F377109"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07408A2E" w14:textId="77777777" w:rsidR="00662A07" w:rsidRPr="00662A07" w:rsidRDefault="00662A07" w:rsidP="00D1243A">
            <w:pPr>
              <w:contextualSpacing/>
              <w:rPr>
                <w:b w:val="0"/>
                <w:bCs w:val="0"/>
                <w:sz w:val="20"/>
                <w:szCs w:val="20"/>
              </w:rPr>
            </w:pPr>
            <w:r w:rsidRPr="00662A07">
              <w:rPr>
                <w:b w:val="0"/>
                <w:bCs w:val="0"/>
                <w:sz w:val="20"/>
                <w:szCs w:val="20"/>
              </w:rPr>
              <w:t>pH</w:t>
            </w:r>
          </w:p>
        </w:tc>
        <w:tc>
          <w:tcPr>
            <w:tcW w:w="994" w:type="dxa"/>
            <w:hideMark/>
          </w:tcPr>
          <w:p w14:paraId="5201AC19"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994" w:type="dxa"/>
            <w:hideMark/>
          </w:tcPr>
          <w:p w14:paraId="25342D6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666" w:type="dxa"/>
            <w:hideMark/>
          </w:tcPr>
          <w:p w14:paraId="5DBF691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gridSpan w:val="2"/>
            <w:hideMark/>
          </w:tcPr>
          <w:p w14:paraId="1330786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879" w:type="dxa"/>
            <w:gridSpan w:val="2"/>
            <w:hideMark/>
          </w:tcPr>
          <w:p w14:paraId="4588768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F5D3C35"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CF819E6" w14:textId="77777777" w:rsidR="00662A07" w:rsidRPr="00662A07" w:rsidRDefault="00662A07" w:rsidP="00D1243A">
            <w:pPr>
              <w:contextualSpacing/>
              <w:rPr>
                <w:b w:val="0"/>
                <w:bCs w:val="0"/>
                <w:sz w:val="20"/>
                <w:szCs w:val="20"/>
              </w:rPr>
            </w:pPr>
            <w:r w:rsidRPr="00662A07">
              <w:rPr>
                <w:b w:val="0"/>
                <w:bCs w:val="0"/>
                <w:sz w:val="20"/>
                <w:szCs w:val="20"/>
              </w:rPr>
              <w:t>PO</w:t>
            </w:r>
            <w:r w:rsidRPr="00D1243A">
              <w:rPr>
                <w:b w:val="0"/>
                <w:bCs w:val="0"/>
                <w:sz w:val="20"/>
                <w:szCs w:val="20"/>
                <w:vertAlign w:val="subscript"/>
              </w:rPr>
              <w:t>4</w:t>
            </w:r>
            <w:r w:rsidRPr="00D1243A">
              <w:rPr>
                <w:b w:val="0"/>
                <w:bCs w:val="0"/>
                <w:sz w:val="20"/>
                <w:szCs w:val="20"/>
                <w:vertAlign w:val="superscript"/>
              </w:rPr>
              <w:t>-</w:t>
            </w:r>
          </w:p>
        </w:tc>
        <w:tc>
          <w:tcPr>
            <w:tcW w:w="994" w:type="dxa"/>
            <w:hideMark/>
          </w:tcPr>
          <w:p w14:paraId="450645C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-0.41</w:t>
            </w:r>
          </w:p>
        </w:tc>
        <w:tc>
          <w:tcPr>
            <w:tcW w:w="994" w:type="dxa"/>
            <w:hideMark/>
          </w:tcPr>
          <w:p w14:paraId="1CB09A9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0.91</w:t>
            </w:r>
          </w:p>
        </w:tc>
        <w:tc>
          <w:tcPr>
            <w:tcW w:w="666" w:type="dxa"/>
            <w:hideMark/>
          </w:tcPr>
          <w:p w14:paraId="3E2894B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w:t>
            </w:r>
          </w:p>
        </w:tc>
        <w:tc>
          <w:tcPr>
            <w:tcW w:w="916" w:type="dxa"/>
            <w:gridSpan w:val="2"/>
            <w:hideMark/>
          </w:tcPr>
          <w:p w14:paraId="35DEDB5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0.98</w:t>
            </w:r>
          </w:p>
        </w:tc>
        <w:tc>
          <w:tcPr>
            <w:tcW w:w="879" w:type="dxa"/>
            <w:gridSpan w:val="2"/>
            <w:hideMark/>
          </w:tcPr>
          <w:p w14:paraId="419294A4"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02C44DB"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6DB94EC" w14:textId="77777777" w:rsidR="00662A07" w:rsidRPr="00662A07" w:rsidRDefault="00662A07" w:rsidP="00D1243A">
            <w:pPr>
              <w:contextualSpacing/>
              <w:rPr>
                <w:b w:val="0"/>
                <w:bCs w:val="0"/>
                <w:sz w:val="20"/>
                <w:szCs w:val="20"/>
              </w:rPr>
            </w:pPr>
            <w:proofErr w:type="spellStart"/>
            <w:proofErr w:type="gramStart"/>
            <w:r w:rsidRPr="00662A07">
              <w:rPr>
                <w:b w:val="0"/>
                <w:bCs w:val="0"/>
                <w:sz w:val="20"/>
                <w:szCs w:val="20"/>
              </w:rPr>
              <w:t>T.water</w:t>
            </w:r>
            <w:proofErr w:type="spellEnd"/>
            <w:proofErr w:type="gramEnd"/>
          </w:p>
        </w:tc>
        <w:tc>
          <w:tcPr>
            <w:tcW w:w="994" w:type="dxa"/>
            <w:hideMark/>
          </w:tcPr>
          <w:p w14:paraId="50ECE92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2BB8E7E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0.74</w:t>
            </w:r>
          </w:p>
        </w:tc>
        <w:tc>
          <w:tcPr>
            <w:tcW w:w="666" w:type="dxa"/>
            <w:hideMark/>
          </w:tcPr>
          <w:p w14:paraId="6FA4D93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gridSpan w:val="2"/>
            <w:hideMark/>
          </w:tcPr>
          <w:p w14:paraId="222CEB98"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0.74</w:t>
            </w:r>
          </w:p>
        </w:tc>
        <w:tc>
          <w:tcPr>
            <w:tcW w:w="879" w:type="dxa"/>
            <w:gridSpan w:val="2"/>
            <w:hideMark/>
          </w:tcPr>
          <w:p w14:paraId="3056E216"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1DE66BB"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0D5A3764" w14:textId="77777777" w:rsidR="00662A07" w:rsidRPr="00662A07" w:rsidRDefault="00662A07" w:rsidP="00D1243A">
            <w:pPr>
              <w:contextualSpacing/>
              <w:rPr>
                <w:b w:val="0"/>
                <w:bCs w:val="0"/>
                <w:sz w:val="20"/>
                <w:szCs w:val="20"/>
              </w:rPr>
            </w:pPr>
            <w:r w:rsidRPr="00662A07">
              <w:rPr>
                <w:b w:val="0"/>
                <w:bCs w:val="0"/>
                <w:sz w:val="20"/>
                <w:szCs w:val="20"/>
              </w:rPr>
              <w:t>Turbidity</w:t>
            </w:r>
          </w:p>
        </w:tc>
        <w:tc>
          <w:tcPr>
            <w:tcW w:w="994" w:type="dxa"/>
            <w:hideMark/>
          </w:tcPr>
          <w:p w14:paraId="590BA2C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0.05</w:t>
            </w:r>
          </w:p>
        </w:tc>
        <w:tc>
          <w:tcPr>
            <w:tcW w:w="994" w:type="dxa"/>
            <w:hideMark/>
          </w:tcPr>
          <w:p w14:paraId="2E70E05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666" w:type="dxa"/>
            <w:hideMark/>
          </w:tcPr>
          <w:p w14:paraId="3B5B7C5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0.03</w:t>
            </w:r>
          </w:p>
        </w:tc>
        <w:tc>
          <w:tcPr>
            <w:tcW w:w="916" w:type="dxa"/>
            <w:gridSpan w:val="2"/>
            <w:hideMark/>
          </w:tcPr>
          <w:p w14:paraId="3FBCFBE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w:t>
            </w:r>
          </w:p>
        </w:tc>
        <w:tc>
          <w:tcPr>
            <w:tcW w:w="879" w:type="dxa"/>
            <w:gridSpan w:val="2"/>
            <w:hideMark/>
          </w:tcPr>
          <w:p w14:paraId="50199E65"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8760843"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4C17C5D6" w14:textId="77777777" w:rsidR="00662A07" w:rsidRPr="00662A07" w:rsidRDefault="00662A07" w:rsidP="00D1243A">
            <w:pPr>
              <w:contextualSpacing/>
              <w:rPr>
                <w:b w:val="0"/>
                <w:bCs w:val="0"/>
                <w:sz w:val="20"/>
                <w:szCs w:val="20"/>
              </w:rPr>
            </w:pPr>
            <w:proofErr w:type="spellStart"/>
            <w:r w:rsidRPr="00662A07">
              <w:rPr>
                <w:b w:val="0"/>
                <w:bCs w:val="0"/>
                <w:sz w:val="20"/>
                <w:szCs w:val="20"/>
              </w:rPr>
              <w:t>Bank.H</w:t>
            </w:r>
            <w:proofErr w:type="spellEnd"/>
          </w:p>
        </w:tc>
        <w:tc>
          <w:tcPr>
            <w:tcW w:w="994" w:type="dxa"/>
            <w:hideMark/>
          </w:tcPr>
          <w:p w14:paraId="470D7B89"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w:t>
            </w:r>
          </w:p>
        </w:tc>
        <w:tc>
          <w:tcPr>
            <w:tcW w:w="994" w:type="dxa"/>
            <w:hideMark/>
          </w:tcPr>
          <w:p w14:paraId="6B490A9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0.87</w:t>
            </w:r>
          </w:p>
        </w:tc>
        <w:tc>
          <w:tcPr>
            <w:tcW w:w="666" w:type="dxa"/>
            <w:hideMark/>
          </w:tcPr>
          <w:p w14:paraId="6C290CB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0.18</w:t>
            </w:r>
          </w:p>
        </w:tc>
        <w:tc>
          <w:tcPr>
            <w:tcW w:w="916" w:type="dxa"/>
            <w:gridSpan w:val="2"/>
            <w:hideMark/>
          </w:tcPr>
          <w:p w14:paraId="7DD8AC4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0.51</w:t>
            </w:r>
          </w:p>
        </w:tc>
        <w:tc>
          <w:tcPr>
            <w:tcW w:w="879" w:type="dxa"/>
            <w:gridSpan w:val="2"/>
            <w:hideMark/>
          </w:tcPr>
          <w:p w14:paraId="7C551E3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34FBE08C"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1327E728" w14:textId="77777777" w:rsidR="00662A07" w:rsidRPr="00662A07" w:rsidRDefault="00662A07" w:rsidP="00D1243A">
            <w:pPr>
              <w:contextualSpacing/>
              <w:rPr>
                <w:b w:val="0"/>
                <w:bCs w:val="0"/>
                <w:sz w:val="20"/>
                <w:szCs w:val="20"/>
              </w:rPr>
            </w:pPr>
            <w:r w:rsidRPr="00662A07">
              <w:rPr>
                <w:b w:val="0"/>
                <w:bCs w:val="0"/>
                <w:sz w:val="20"/>
                <w:szCs w:val="20"/>
              </w:rPr>
              <w:t>Canopy</w:t>
            </w:r>
          </w:p>
        </w:tc>
        <w:tc>
          <w:tcPr>
            <w:tcW w:w="994" w:type="dxa"/>
            <w:hideMark/>
          </w:tcPr>
          <w:p w14:paraId="7CDBA3D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994" w:type="dxa"/>
            <w:hideMark/>
          </w:tcPr>
          <w:p w14:paraId="1128BBA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666" w:type="dxa"/>
            <w:hideMark/>
          </w:tcPr>
          <w:p w14:paraId="62B2F19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gridSpan w:val="2"/>
            <w:hideMark/>
          </w:tcPr>
          <w:p w14:paraId="05EA3EF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879" w:type="dxa"/>
            <w:gridSpan w:val="2"/>
            <w:hideMark/>
          </w:tcPr>
          <w:p w14:paraId="067E43C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96FF8F8"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DE222DE" w14:textId="77777777" w:rsidR="00662A07" w:rsidRPr="00662A07" w:rsidRDefault="00662A07" w:rsidP="00D1243A">
            <w:pPr>
              <w:contextualSpacing/>
              <w:rPr>
                <w:b w:val="0"/>
                <w:bCs w:val="0"/>
                <w:sz w:val="20"/>
                <w:szCs w:val="20"/>
              </w:rPr>
            </w:pPr>
            <w:r w:rsidRPr="00662A07">
              <w:rPr>
                <w:b w:val="0"/>
                <w:bCs w:val="0"/>
                <w:sz w:val="20"/>
                <w:szCs w:val="20"/>
              </w:rPr>
              <w:t>d50</w:t>
            </w:r>
          </w:p>
        </w:tc>
        <w:tc>
          <w:tcPr>
            <w:tcW w:w="994" w:type="dxa"/>
            <w:hideMark/>
          </w:tcPr>
          <w:p w14:paraId="2760677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0.82</w:t>
            </w:r>
          </w:p>
        </w:tc>
        <w:tc>
          <w:tcPr>
            <w:tcW w:w="994" w:type="dxa"/>
            <w:hideMark/>
          </w:tcPr>
          <w:p w14:paraId="386EA27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0.58</w:t>
            </w:r>
          </w:p>
        </w:tc>
        <w:tc>
          <w:tcPr>
            <w:tcW w:w="666" w:type="dxa"/>
            <w:hideMark/>
          </w:tcPr>
          <w:p w14:paraId="075A8AD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0.16</w:t>
            </w:r>
          </w:p>
        </w:tc>
        <w:tc>
          <w:tcPr>
            <w:tcW w:w="916" w:type="dxa"/>
            <w:gridSpan w:val="2"/>
            <w:hideMark/>
          </w:tcPr>
          <w:p w14:paraId="378D200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0.62</w:t>
            </w:r>
          </w:p>
        </w:tc>
        <w:tc>
          <w:tcPr>
            <w:tcW w:w="879" w:type="dxa"/>
            <w:gridSpan w:val="2"/>
            <w:hideMark/>
          </w:tcPr>
          <w:p w14:paraId="3C11FEF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7C0CC2BF"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7AEF963" w14:textId="77777777" w:rsidR="00662A07" w:rsidRPr="00662A07" w:rsidRDefault="00662A07" w:rsidP="00D1243A">
            <w:pPr>
              <w:contextualSpacing/>
              <w:rPr>
                <w:b w:val="0"/>
                <w:bCs w:val="0"/>
                <w:sz w:val="20"/>
                <w:szCs w:val="20"/>
              </w:rPr>
            </w:pPr>
            <w:proofErr w:type="spellStart"/>
            <w:r w:rsidRPr="00662A07">
              <w:rPr>
                <w:b w:val="0"/>
                <w:bCs w:val="0"/>
                <w:sz w:val="20"/>
                <w:szCs w:val="20"/>
              </w:rPr>
              <w:t>Rosgen</w:t>
            </w:r>
            <w:proofErr w:type="spellEnd"/>
          </w:p>
        </w:tc>
        <w:tc>
          <w:tcPr>
            <w:tcW w:w="994" w:type="dxa"/>
            <w:hideMark/>
          </w:tcPr>
          <w:p w14:paraId="0EA24D1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03753F0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43FEF1AA"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gridSpan w:val="2"/>
            <w:hideMark/>
          </w:tcPr>
          <w:p w14:paraId="2689DA9B"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0.28</w:t>
            </w:r>
          </w:p>
        </w:tc>
        <w:tc>
          <w:tcPr>
            <w:tcW w:w="879" w:type="dxa"/>
            <w:gridSpan w:val="2"/>
            <w:hideMark/>
          </w:tcPr>
          <w:p w14:paraId="1194299A"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bl>
    <w:p w14:paraId="4D286ECE" w14:textId="1E3FBB85" w:rsidR="00662A07" w:rsidRDefault="00662A07" w:rsidP="00662A07">
      <w:pPr>
        <w:spacing w:line="480" w:lineRule="auto"/>
        <w:contextualSpacing/>
      </w:pPr>
      <w:commentRangeStart w:id="1158"/>
      <w:r>
        <w:t>Table 13. Fitted environmental variables for fish NMDS.</w:t>
      </w:r>
      <w:commentRangeEnd w:id="1158"/>
      <w:r w:rsidR="00986574">
        <w:rPr>
          <w:rStyle w:val="CommentReference"/>
        </w:rPr>
        <w:commentReference w:id="1158"/>
      </w:r>
    </w:p>
    <w:p w14:paraId="79CB4D22" w14:textId="77777777" w:rsidR="00662A07" w:rsidRDefault="00662A07" w:rsidP="00662A07">
      <w:pPr>
        <w:spacing w:line="480" w:lineRule="auto"/>
        <w:contextualSpacing/>
      </w:pPr>
    </w:p>
    <w:p w14:paraId="5A64D09F" w14:textId="2A15B1E9" w:rsidR="00662A07" w:rsidRDefault="00662A07" w:rsidP="00662A07">
      <w:pPr>
        <w:spacing w:line="480" w:lineRule="auto"/>
        <w:contextualSpacing/>
      </w:pPr>
    </w:p>
    <w:p w14:paraId="1D570A4B" w14:textId="02DF71DB" w:rsidR="00140764" w:rsidRDefault="00140764" w:rsidP="00662A07">
      <w:pPr>
        <w:spacing w:line="480" w:lineRule="auto"/>
        <w:contextualSpacing/>
      </w:pPr>
    </w:p>
    <w:p w14:paraId="511F8705" w14:textId="0F376A93" w:rsidR="00140764" w:rsidRDefault="00140764" w:rsidP="00662A07">
      <w:pPr>
        <w:spacing w:line="480" w:lineRule="auto"/>
        <w:contextualSpacing/>
      </w:pPr>
    </w:p>
    <w:p w14:paraId="5C00499D" w14:textId="77777777" w:rsidR="00140764" w:rsidRDefault="00140764" w:rsidP="00662A07">
      <w:pPr>
        <w:spacing w:line="480" w:lineRule="auto"/>
        <w:contextualSpacing/>
      </w:pPr>
    </w:p>
    <w:tbl>
      <w:tblPr>
        <w:tblStyle w:val="PlainTable4"/>
        <w:tblW w:w="0" w:type="auto"/>
        <w:tblLook w:val="04A0" w:firstRow="1" w:lastRow="0" w:firstColumn="1" w:lastColumn="0" w:noHBand="0" w:noVBand="1"/>
      </w:tblPr>
      <w:tblGrid>
        <w:gridCol w:w="1127"/>
        <w:gridCol w:w="994"/>
        <w:gridCol w:w="994"/>
        <w:gridCol w:w="666"/>
        <w:gridCol w:w="916"/>
        <w:gridCol w:w="141"/>
        <w:gridCol w:w="738"/>
        <w:gridCol w:w="209"/>
      </w:tblGrid>
      <w:tr w:rsidR="00662A07" w:rsidRPr="00662A07" w14:paraId="06C5A734" w14:textId="77777777" w:rsidTr="00662A07">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838" w:type="dxa"/>
            <w:gridSpan w:val="6"/>
            <w:tcBorders>
              <w:bottom w:val="single" w:sz="4" w:space="0" w:color="auto"/>
            </w:tcBorders>
            <w:hideMark/>
          </w:tcPr>
          <w:p w14:paraId="67E07A80" w14:textId="77777777" w:rsidR="00662A07" w:rsidRPr="00662A07" w:rsidRDefault="00662A07" w:rsidP="00662A07">
            <w:pPr>
              <w:contextualSpacing/>
              <w:rPr>
                <w:sz w:val="20"/>
                <w:szCs w:val="20"/>
              </w:rPr>
            </w:pPr>
            <w:r w:rsidRPr="00662A07">
              <w:rPr>
                <w:sz w:val="20"/>
                <w:szCs w:val="20"/>
              </w:rPr>
              <w:lastRenderedPageBreak/>
              <w:t>Fitted Environmental Vectors NMDS - Invertebrate</w:t>
            </w:r>
          </w:p>
        </w:tc>
        <w:tc>
          <w:tcPr>
            <w:tcW w:w="947" w:type="dxa"/>
            <w:gridSpan w:val="2"/>
            <w:tcBorders>
              <w:bottom w:val="single" w:sz="4" w:space="0" w:color="auto"/>
            </w:tcBorders>
            <w:hideMark/>
          </w:tcPr>
          <w:p w14:paraId="29C85DDD" w14:textId="77777777" w:rsidR="00662A07" w:rsidRPr="00662A07" w:rsidRDefault="00662A07" w:rsidP="00662A07">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62A07" w:rsidRPr="00662A07" w14:paraId="2B922DA3"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tcBorders>
              <w:top w:val="single" w:sz="4" w:space="0" w:color="auto"/>
            </w:tcBorders>
            <w:hideMark/>
          </w:tcPr>
          <w:p w14:paraId="67AC270B" w14:textId="77777777" w:rsidR="00662A07" w:rsidRPr="00662A07" w:rsidRDefault="00662A07" w:rsidP="00662A07">
            <w:pPr>
              <w:contextualSpacing/>
              <w:rPr>
                <w:b w:val="0"/>
                <w:bCs w:val="0"/>
                <w:sz w:val="20"/>
                <w:szCs w:val="20"/>
              </w:rPr>
            </w:pPr>
            <w:r w:rsidRPr="00662A07">
              <w:rPr>
                <w:b w:val="0"/>
                <w:bCs w:val="0"/>
                <w:sz w:val="20"/>
                <w:szCs w:val="20"/>
              </w:rPr>
              <w:t>Predictor</w:t>
            </w:r>
          </w:p>
        </w:tc>
        <w:tc>
          <w:tcPr>
            <w:tcW w:w="994" w:type="dxa"/>
            <w:tcBorders>
              <w:top w:val="single" w:sz="4" w:space="0" w:color="auto"/>
            </w:tcBorders>
            <w:hideMark/>
          </w:tcPr>
          <w:p w14:paraId="5262B0D4"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NMDS1</w:t>
            </w:r>
          </w:p>
        </w:tc>
        <w:tc>
          <w:tcPr>
            <w:tcW w:w="994" w:type="dxa"/>
            <w:tcBorders>
              <w:top w:val="single" w:sz="4" w:space="0" w:color="auto"/>
            </w:tcBorders>
            <w:hideMark/>
          </w:tcPr>
          <w:p w14:paraId="2F269B1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NMDS2</w:t>
            </w:r>
          </w:p>
        </w:tc>
        <w:tc>
          <w:tcPr>
            <w:tcW w:w="666" w:type="dxa"/>
            <w:tcBorders>
              <w:top w:val="single" w:sz="4" w:space="0" w:color="auto"/>
            </w:tcBorders>
            <w:hideMark/>
          </w:tcPr>
          <w:p w14:paraId="7717C42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R</w:t>
            </w:r>
            <w:r w:rsidRPr="00662A07">
              <w:rPr>
                <w:sz w:val="20"/>
                <w:szCs w:val="20"/>
                <w:vertAlign w:val="superscript"/>
              </w:rPr>
              <w:t>2</w:t>
            </w:r>
          </w:p>
        </w:tc>
        <w:tc>
          <w:tcPr>
            <w:tcW w:w="916" w:type="dxa"/>
            <w:tcBorders>
              <w:top w:val="single" w:sz="4" w:space="0" w:color="auto"/>
            </w:tcBorders>
            <w:hideMark/>
          </w:tcPr>
          <w:p w14:paraId="65CCD20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p-value</w:t>
            </w:r>
          </w:p>
        </w:tc>
        <w:tc>
          <w:tcPr>
            <w:tcW w:w="879" w:type="dxa"/>
            <w:gridSpan w:val="2"/>
            <w:tcBorders>
              <w:top w:val="single" w:sz="4" w:space="0" w:color="auto"/>
            </w:tcBorders>
            <w:hideMark/>
          </w:tcPr>
          <w:p w14:paraId="7DA12EE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 &lt; .10</w:t>
            </w:r>
          </w:p>
        </w:tc>
      </w:tr>
      <w:tr w:rsidR="00662A07" w:rsidRPr="00662A07" w14:paraId="713D1106"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21EDA3A7" w14:textId="77777777" w:rsidR="00662A07" w:rsidRPr="00662A07" w:rsidRDefault="00662A07" w:rsidP="00662A07">
            <w:pPr>
              <w:contextualSpacing/>
              <w:rPr>
                <w:b w:val="0"/>
                <w:bCs w:val="0"/>
                <w:sz w:val="20"/>
                <w:szCs w:val="20"/>
              </w:rPr>
            </w:pPr>
            <w:r w:rsidRPr="00662A07">
              <w:rPr>
                <w:b w:val="0"/>
                <w:bCs w:val="0"/>
                <w:sz w:val="20"/>
                <w:szCs w:val="20"/>
              </w:rPr>
              <w:t>PET</w:t>
            </w:r>
          </w:p>
        </w:tc>
        <w:tc>
          <w:tcPr>
            <w:tcW w:w="994" w:type="dxa"/>
            <w:hideMark/>
          </w:tcPr>
          <w:p w14:paraId="34AC048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4637689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-0.73</w:t>
            </w:r>
          </w:p>
        </w:tc>
        <w:tc>
          <w:tcPr>
            <w:tcW w:w="666" w:type="dxa"/>
            <w:hideMark/>
          </w:tcPr>
          <w:p w14:paraId="56B5559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0.38</w:t>
            </w:r>
          </w:p>
        </w:tc>
        <w:tc>
          <w:tcPr>
            <w:tcW w:w="916" w:type="dxa"/>
            <w:hideMark/>
          </w:tcPr>
          <w:p w14:paraId="05A1FDD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0.18</w:t>
            </w:r>
          </w:p>
        </w:tc>
        <w:tc>
          <w:tcPr>
            <w:tcW w:w="879" w:type="dxa"/>
            <w:gridSpan w:val="2"/>
            <w:hideMark/>
          </w:tcPr>
          <w:p w14:paraId="3293F57A"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327C3F74"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4EC30CDD" w14:textId="77777777" w:rsidR="00662A07" w:rsidRPr="00662A07" w:rsidRDefault="00662A07" w:rsidP="00662A07">
            <w:pPr>
              <w:contextualSpacing/>
              <w:rPr>
                <w:b w:val="0"/>
                <w:bCs w:val="0"/>
                <w:sz w:val="20"/>
                <w:szCs w:val="20"/>
              </w:rPr>
            </w:pPr>
            <w:proofErr w:type="spellStart"/>
            <w:r w:rsidRPr="00662A07">
              <w:rPr>
                <w:b w:val="0"/>
                <w:bCs w:val="0"/>
                <w:sz w:val="20"/>
                <w:szCs w:val="20"/>
              </w:rPr>
              <w:t>Precip</w:t>
            </w:r>
            <w:proofErr w:type="spellEnd"/>
            <w:r w:rsidRPr="00662A07">
              <w:rPr>
                <w:b w:val="0"/>
                <w:bCs w:val="0"/>
                <w:sz w:val="20"/>
                <w:szCs w:val="20"/>
              </w:rPr>
              <w:t>.</w:t>
            </w:r>
          </w:p>
        </w:tc>
        <w:tc>
          <w:tcPr>
            <w:tcW w:w="994" w:type="dxa"/>
            <w:hideMark/>
          </w:tcPr>
          <w:p w14:paraId="2BD1538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w:t>
            </w:r>
          </w:p>
        </w:tc>
        <w:tc>
          <w:tcPr>
            <w:tcW w:w="994" w:type="dxa"/>
            <w:hideMark/>
          </w:tcPr>
          <w:p w14:paraId="187E225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0.87</w:t>
            </w:r>
          </w:p>
        </w:tc>
        <w:tc>
          <w:tcPr>
            <w:tcW w:w="666" w:type="dxa"/>
            <w:hideMark/>
          </w:tcPr>
          <w:p w14:paraId="39F7EAE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hideMark/>
          </w:tcPr>
          <w:p w14:paraId="76FA5E9A"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0.28</w:t>
            </w:r>
          </w:p>
        </w:tc>
        <w:tc>
          <w:tcPr>
            <w:tcW w:w="879" w:type="dxa"/>
            <w:gridSpan w:val="2"/>
            <w:hideMark/>
          </w:tcPr>
          <w:p w14:paraId="7E0C21D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4692FD0E"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639B1E14" w14:textId="77777777" w:rsidR="00662A07" w:rsidRPr="00662A07" w:rsidRDefault="00662A07" w:rsidP="00662A07">
            <w:pPr>
              <w:contextualSpacing/>
              <w:rPr>
                <w:b w:val="0"/>
                <w:bCs w:val="0"/>
                <w:sz w:val="20"/>
                <w:szCs w:val="20"/>
              </w:rPr>
            </w:pPr>
            <w:r w:rsidRPr="00662A07">
              <w:rPr>
                <w:b w:val="0"/>
                <w:bCs w:val="0"/>
                <w:sz w:val="20"/>
                <w:szCs w:val="20"/>
              </w:rPr>
              <w:t>RH</w:t>
            </w:r>
          </w:p>
        </w:tc>
        <w:tc>
          <w:tcPr>
            <w:tcW w:w="994" w:type="dxa"/>
            <w:hideMark/>
          </w:tcPr>
          <w:p w14:paraId="50DDD66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994" w:type="dxa"/>
            <w:hideMark/>
          </w:tcPr>
          <w:p w14:paraId="69773842"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666" w:type="dxa"/>
            <w:hideMark/>
          </w:tcPr>
          <w:p w14:paraId="1DB62C12"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0.53</w:t>
            </w:r>
          </w:p>
        </w:tc>
        <w:tc>
          <w:tcPr>
            <w:tcW w:w="916" w:type="dxa"/>
            <w:hideMark/>
          </w:tcPr>
          <w:p w14:paraId="70C57E2F"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0.09</w:t>
            </w:r>
          </w:p>
        </w:tc>
        <w:tc>
          <w:tcPr>
            <w:tcW w:w="879" w:type="dxa"/>
            <w:gridSpan w:val="2"/>
            <w:hideMark/>
          </w:tcPr>
          <w:p w14:paraId="6386D47F"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4ED6FD0C"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002D1AA" w14:textId="77777777" w:rsidR="00662A07" w:rsidRPr="00662A07" w:rsidRDefault="00662A07" w:rsidP="00662A07">
            <w:pPr>
              <w:contextualSpacing/>
              <w:rPr>
                <w:b w:val="0"/>
                <w:bCs w:val="0"/>
                <w:sz w:val="20"/>
                <w:szCs w:val="20"/>
              </w:rPr>
            </w:pPr>
            <w:proofErr w:type="spellStart"/>
            <w:proofErr w:type="gramStart"/>
            <w:r w:rsidRPr="00662A07">
              <w:rPr>
                <w:b w:val="0"/>
                <w:bCs w:val="0"/>
                <w:sz w:val="20"/>
                <w:szCs w:val="20"/>
              </w:rPr>
              <w:t>Av.Flow</w:t>
            </w:r>
            <w:proofErr w:type="spellEnd"/>
            <w:proofErr w:type="gramEnd"/>
          </w:p>
        </w:tc>
        <w:tc>
          <w:tcPr>
            <w:tcW w:w="994" w:type="dxa"/>
            <w:hideMark/>
          </w:tcPr>
          <w:p w14:paraId="5732167C"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994" w:type="dxa"/>
            <w:hideMark/>
          </w:tcPr>
          <w:p w14:paraId="379587F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666" w:type="dxa"/>
            <w:hideMark/>
          </w:tcPr>
          <w:p w14:paraId="7E8CC37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0.45</w:t>
            </w:r>
          </w:p>
        </w:tc>
        <w:tc>
          <w:tcPr>
            <w:tcW w:w="916" w:type="dxa"/>
            <w:hideMark/>
          </w:tcPr>
          <w:p w14:paraId="7932F4A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879" w:type="dxa"/>
            <w:gridSpan w:val="2"/>
            <w:hideMark/>
          </w:tcPr>
          <w:p w14:paraId="32DFCD6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06B9D36"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28B68409" w14:textId="77777777" w:rsidR="00662A07" w:rsidRPr="00662A07" w:rsidRDefault="00662A07" w:rsidP="00662A07">
            <w:pPr>
              <w:contextualSpacing/>
              <w:rPr>
                <w:b w:val="0"/>
                <w:bCs w:val="0"/>
                <w:sz w:val="20"/>
                <w:szCs w:val="20"/>
              </w:rPr>
            </w:pPr>
            <w:proofErr w:type="spellStart"/>
            <w:r w:rsidRPr="00662A07">
              <w:rPr>
                <w:b w:val="0"/>
                <w:bCs w:val="0"/>
                <w:sz w:val="20"/>
                <w:szCs w:val="20"/>
              </w:rPr>
              <w:t>Flash.I</w:t>
            </w:r>
            <w:proofErr w:type="spellEnd"/>
          </w:p>
        </w:tc>
        <w:tc>
          <w:tcPr>
            <w:tcW w:w="994" w:type="dxa"/>
            <w:hideMark/>
          </w:tcPr>
          <w:p w14:paraId="7CF41C7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0.04</w:t>
            </w:r>
          </w:p>
        </w:tc>
        <w:tc>
          <w:tcPr>
            <w:tcW w:w="994" w:type="dxa"/>
            <w:hideMark/>
          </w:tcPr>
          <w:p w14:paraId="3BF5013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-1</w:t>
            </w:r>
          </w:p>
        </w:tc>
        <w:tc>
          <w:tcPr>
            <w:tcW w:w="666" w:type="dxa"/>
            <w:hideMark/>
          </w:tcPr>
          <w:p w14:paraId="413C3162"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hideMark/>
          </w:tcPr>
          <w:p w14:paraId="3D3F625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0.79</w:t>
            </w:r>
          </w:p>
        </w:tc>
        <w:tc>
          <w:tcPr>
            <w:tcW w:w="879" w:type="dxa"/>
            <w:gridSpan w:val="2"/>
            <w:hideMark/>
          </w:tcPr>
          <w:p w14:paraId="43AD0A29"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B7DA172"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B7B040D" w14:textId="77777777" w:rsidR="00662A07" w:rsidRPr="00662A07" w:rsidRDefault="00662A07" w:rsidP="00662A07">
            <w:pPr>
              <w:contextualSpacing/>
              <w:rPr>
                <w:b w:val="0"/>
                <w:bCs w:val="0"/>
                <w:sz w:val="20"/>
                <w:szCs w:val="20"/>
              </w:rPr>
            </w:pPr>
            <w:r w:rsidRPr="00662A07">
              <w:rPr>
                <w:b w:val="0"/>
                <w:bCs w:val="0"/>
                <w:sz w:val="20"/>
                <w:szCs w:val="20"/>
              </w:rPr>
              <w:t>HFPP</w:t>
            </w:r>
          </w:p>
        </w:tc>
        <w:tc>
          <w:tcPr>
            <w:tcW w:w="994" w:type="dxa"/>
            <w:hideMark/>
          </w:tcPr>
          <w:p w14:paraId="59571B9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7DCB85B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03D6A1D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0.23</w:t>
            </w:r>
          </w:p>
        </w:tc>
        <w:tc>
          <w:tcPr>
            <w:tcW w:w="916" w:type="dxa"/>
            <w:hideMark/>
          </w:tcPr>
          <w:p w14:paraId="5C0B8A73"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0.38</w:t>
            </w:r>
          </w:p>
        </w:tc>
        <w:tc>
          <w:tcPr>
            <w:tcW w:w="879" w:type="dxa"/>
            <w:gridSpan w:val="2"/>
            <w:hideMark/>
          </w:tcPr>
          <w:p w14:paraId="41CB335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5104E451"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DA74A2A" w14:textId="77777777" w:rsidR="00662A07" w:rsidRPr="00662A07" w:rsidRDefault="00662A07" w:rsidP="00662A07">
            <w:pPr>
              <w:contextualSpacing/>
              <w:rPr>
                <w:b w:val="0"/>
                <w:bCs w:val="0"/>
                <w:sz w:val="20"/>
                <w:szCs w:val="20"/>
              </w:rPr>
            </w:pPr>
            <w:r w:rsidRPr="00662A07">
              <w:rPr>
                <w:b w:val="0"/>
                <w:bCs w:val="0"/>
                <w:sz w:val="20"/>
                <w:szCs w:val="20"/>
              </w:rPr>
              <w:t>LFPP</w:t>
            </w:r>
          </w:p>
        </w:tc>
        <w:tc>
          <w:tcPr>
            <w:tcW w:w="994" w:type="dxa"/>
            <w:hideMark/>
          </w:tcPr>
          <w:p w14:paraId="65D4E62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-0.75</w:t>
            </w:r>
          </w:p>
        </w:tc>
        <w:tc>
          <w:tcPr>
            <w:tcW w:w="994" w:type="dxa"/>
            <w:hideMark/>
          </w:tcPr>
          <w:p w14:paraId="338D54A9"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666" w:type="dxa"/>
            <w:hideMark/>
          </w:tcPr>
          <w:p w14:paraId="4FF5949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0.51</w:t>
            </w:r>
          </w:p>
        </w:tc>
        <w:tc>
          <w:tcPr>
            <w:tcW w:w="916" w:type="dxa"/>
            <w:hideMark/>
          </w:tcPr>
          <w:p w14:paraId="1B530DE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0.09</w:t>
            </w:r>
          </w:p>
        </w:tc>
        <w:tc>
          <w:tcPr>
            <w:tcW w:w="879" w:type="dxa"/>
            <w:gridSpan w:val="2"/>
            <w:hideMark/>
          </w:tcPr>
          <w:p w14:paraId="5C47FEC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03F8300C"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43B7C5BA" w14:textId="77777777" w:rsidR="00662A07" w:rsidRPr="00662A07" w:rsidRDefault="00662A07" w:rsidP="00662A07">
            <w:pPr>
              <w:contextualSpacing/>
              <w:rPr>
                <w:b w:val="0"/>
                <w:bCs w:val="0"/>
                <w:sz w:val="20"/>
                <w:szCs w:val="20"/>
              </w:rPr>
            </w:pPr>
            <w:proofErr w:type="spellStart"/>
            <w:r w:rsidRPr="00662A07">
              <w:rPr>
                <w:b w:val="0"/>
                <w:bCs w:val="0"/>
                <w:sz w:val="20"/>
                <w:szCs w:val="20"/>
              </w:rPr>
              <w:t>Bas.Dev</w:t>
            </w:r>
            <w:proofErr w:type="spellEnd"/>
          </w:p>
        </w:tc>
        <w:tc>
          <w:tcPr>
            <w:tcW w:w="994" w:type="dxa"/>
            <w:hideMark/>
          </w:tcPr>
          <w:p w14:paraId="7C29434A"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0.17</w:t>
            </w:r>
          </w:p>
        </w:tc>
        <w:tc>
          <w:tcPr>
            <w:tcW w:w="994" w:type="dxa"/>
            <w:hideMark/>
          </w:tcPr>
          <w:p w14:paraId="56075C1A"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736532C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hideMark/>
          </w:tcPr>
          <w:p w14:paraId="0C59D443"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0.26</w:t>
            </w:r>
          </w:p>
        </w:tc>
        <w:tc>
          <w:tcPr>
            <w:tcW w:w="879" w:type="dxa"/>
            <w:gridSpan w:val="2"/>
            <w:hideMark/>
          </w:tcPr>
          <w:p w14:paraId="6D30CB6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282674D"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6357F920" w14:textId="77777777" w:rsidR="00662A07" w:rsidRPr="00662A07" w:rsidRDefault="00662A07" w:rsidP="00662A07">
            <w:pPr>
              <w:contextualSpacing/>
              <w:rPr>
                <w:b w:val="0"/>
                <w:bCs w:val="0"/>
                <w:sz w:val="20"/>
                <w:szCs w:val="20"/>
              </w:rPr>
            </w:pPr>
            <w:proofErr w:type="spellStart"/>
            <w:r w:rsidRPr="00662A07">
              <w:rPr>
                <w:b w:val="0"/>
                <w:bCs w:val="0"/>
                <w:sz w:val="20"/>
                <w:szCs w:val="20"/>
              </w:rPr>
              <w:t>Bas.forest</w:t>
            </w:r>
            <w:proofErr w:type="spellEnd"/>
          </w:p>
        </w:tc>
        <w:tc>
          <w:tcPr>
            <w:tcW w:w="994" w:type="dxa"/>
            <w:hideMark/>
          </w:tcPr>
          <w:p w14:paraId="40FD266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0.43</w:t>
            </w:r>
          </w:p>
        </w:tc>
        <w:tc>
          <w:tcPr>
            <w:tcW w:w="994" w:type="dxa"/>
            <w:hideMark/>
          </w:tcPr>
          <w:p w14:paraId="4AB6245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w:t>
            </w:r>
          </w:p>
        </w:tc>
        <w:tc>
          <w:tcPr>
            <w:tcW w:w="666" w:type="dxa"/>
            <w:hideMark/>
          </w:tcPr>
          <w:p w14:paraId="489CF3E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0.22</w:t>
            </w:r>
          </w:p>
        </w:tc>
        <w:tc>
          <w:tcPr>
            <w:tcW w:w="916" w:type="dxa"/>
            <w:hideMark/>
          </w:tcPr>
          <w:p w14:paraId="4846882A"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0.47</w:t>
            </w:r>
          </w:p>
        </w:tc>
        <w:tc>
          <w:tcPr>
            <w:tcW w:w="879" w:type="dxa"/>
            <w:gridSpan w:val="2"/>
            <w:hideMark/>
          </w:tcPr>
          <w:p w14:paraId="54E28E8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5B28A74E"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2FC1A66D" w14:textId="77777777" w:rsidR="00662A07" w:rsidRPr="00662A07" w:rsidRDefault="00662A07" w:rsidP="00662A07">
            <w:pPr>
              <w:contextualSpacing/>
              <w:rPr>
                <w:b w:val="0"/>
                <w:bCs w:val="0"/>
                <w:sz w:val="20"/>
                <w:szCs w:val="20"/>
              </w:rPr>
            </w:pPr>
            <w:proofErr w:type="spellStart"/>
            <w:r w:rsidRPr="00662A07">
              <w:rPr>
                <w:b w:val="0"/>
                <w:bCs w:val="0"/>
                <w:sz w:val="20"/>
                <w:szCs w:val="20"/>
              </w:rPr>
              <w:t>Bas.Plant</w:t>
            </w:r>
            <w:proofErr w:type="spellEnd"/>
          </w:p>
        </w:tc>
        <w:tc>
          <w:tcPr>
            <w:tcW w:w="994" w:type="dxa"/>
            <w:hideMark/>
          </w:tcPr>
          <w:p w14:paraId="331A78F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994" w:type="dxa"/>
            <w:hideMark/>
          </w:tcPr>
          <w:p w14:paraId="199E8B1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-0.15</w:t>
            </w:r>
          </w:p>
        </w:tc>
        <w:tc>
          <w:tcPr>
            <w:tcW w:w="666" w:type="dxa"/>
            <w:hideMark/>
          </w:tcPr>
          <w:p w14:paraId="724BE85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0.01</w:t>
            </w:r>
          </w:p>
        </w:tc>
        <w:tc>
          <w:tcPr>
            <w:tcW w:w="916" w:type="dxa"/>
            <w:hideMark/>
          </w:tcPr>
          <w:p w14:paraId="651E629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0.96</w:t>
            </w:r>
          </w:p>
        </w:tc>
        <w:tc>
          <w:tcPr>
            <w:tcW w:w="879" w:type="dxa"/>
            <w:gridSpan w:val="2"/>
            <w:hideMark/>
          </w:tcPr>
          <w:p w14:paraId="59BA4CF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D465DB8"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41A73EEA" w14:textId="77777777" w:rsidR="00662A07" w:rsidRPr="00662A07" w:rsidRDefault="00662A07" w:rsidP="00662A07">
            <w:pPr>
              <w:contextualSpacing/>
              <w:rPr>
                <w:b w:val="0"/>
                <w:bCs w:val="0"/>
                <w:sz w:val="20"/>
                <w:szCs w:val="20"/>
              </w:rPr>
            </w:pPr>
            <w:r w:rsidRPr="00662A07">
              <w:rPr>
                <w:b w:val="0"/>
                <w:bCs w:val="0"/>
                <w:sz w:val="20"/>
                <w:szCs w:val="20"/>
              </w:rPr>
              <w:t>Rip.forest</w:t>
            </w:r>
          </w:p>
        </w:tc>
        <w:tc>
          <w:tcPr>
            <w:tcW w:w="994" w:type="dxa"/>
            <w:hideMark/>
          </w:tcPr>
          <w:p w14:paraId="4825803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0.55</w:t>
            </w:r>
          </w:p>
        </w:tc>
        <w:tc>
          <w:tcPr>
            <w:tcW w:w="994" w:type="dxa"/>
            <w:hideMark/>
          </w:tcPr>
          <w:p w14:paraId="61B44BF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-0.84</w:t>
            </w:r>
          </w:p>
        </w:tc>
        <w:tc>
          <w:tcPr>
            <w:tcW w:w="666" w:type="dxa"/>
            <w:hideMark/>
          </w:tcPr>
          <w:p w14:paraId="5CD427D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0.24</w:t>
            </w:r>
          </w:p>
        </w:tc>
        <w:tc>
          <w:tcPr>
            <w:tcW w:w="916" w:type="dxa"/>
            <w:hideMark/>
          </w:tcPr>
          <w:p w14:paraId="5209316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0.43</w:t>
            </w:r>
          </w:p>
        </w:tc>
        <w:tc>
          <w:tcPr>
            <w:tcW w:w="879" w:type="dxa"/>
            <w:gridSpan w:val="2"/>
            <w:hideMark/>
          </w:tcPr>
          <w:p w14:paraId="45B9358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6D4A4B70"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3F863D1A" w14:textId="77777777" w:rsidR="00662A07" w:rsidRPr="00662A07" w:rsidRDefault="00662A07" w:rsidP="00662A07">
            <w:pPr>
              <w:contextualSpacing/>
              <w:rPr>
                <w:b w:val="0"/>
                <w:bCs w:val="0"/>
                <w:sz w:val="20"/>
                <w:szCs w:val="20"/>
              </w:rPr>
            </w:pPr>
            <w:proofErr w:type="spellStart"/>
            <w:proofErr w:type="gramStart"/>
            <w:r w:rsidRPr="00662A07">
              <w:rPr>
                <w:b w:val="0"/>
                <w:bCs w:val="0"/>
                <w:sz w:val="20"/>
                <w:szCs w:val="20"/>
              </w:rPr>
              <w:t>S.runoff</w:t>
            </w:r>
            <w:proofErr w:type="spellEnd"/>
            <w:proofErr w:type="gramEnd"/>
          </w:p>
        </w:tc>
        <w:tc>
          <w:tcPr>
            <w:tcW w:w="994" w:type="dxa"/>
            <w:hideMark/>
          </w:tcPr>
          <w:p w14:paraId="1BE2DF9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0.66</w:t>
            </w:r>
          </w:p>
        </w:tc>
        <w:tc>
          <w:tcPr>
            <w:tcW w:w="994" w:type="dxa"/>
            <w:hideMark/>
          </w:tcPr>
          <w:p w14:paraId="69A8993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0.75</w:t>
            </w:r>
          </w:p>
        </w:tc>
        <w:tc>
          <w:tcPr>
            <w:tcW w:w="666" w:type="dxa"/>
            <w:hideMark/>
          </w:tcPr>
          <w:p w14:paraId="0409D7E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hideMark/>
          </w:tcPr>
          <w:p w14:paraId="08AB758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0.26</w:t>
            </w:r>
          </w:p>
        </w:tc>
        <w:tc>
          <w:tcPr>
            <w:tcW w:w="879" w:type="dxa"/>
            <w:gridSpan w:val="2"/>
            <w:hideMark/>
          </w:tcPr>
          <w:p w14:paraId="34C7BA7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862144F"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563CF575" w14:textId="77777777" w:rsidR="00662A07" w:rsidRPr="00662A07" w:rsidRDefault="00662A07" w:rsidP="00662A07">
            <w:pPr>
              <w:contextualSpacing/>
              <w:rPr>
                <w:b w:val="0"/>
                <w:bCs w:val="0"/>
                <w:sz w:val="20"/>
                <w:szCs w:val="20"/>
              </w:rPr>
            </w:pPr>
            <w:r w:rsidRPr="00662A07">
              <w:rPr>
                <w:b w:val="0"/>
                <w:bCs w:val="0"/>
                <w:sz w:val="20"/>
                <w:szCs w:val="20"/>
              </w:rPr>
              <w:t>Soil.Org</w:t>
            </w:r>
          </w:p>
        </w:tc>
        <w:tc>
          <w:tcPr>
            <w:tcW w:w="994" w:type="dxa"/>
            <w:hideMark/>
          </w:tcPr>
          <w:p w14:paraId="7BA16763"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994" w:type="dxa"/>
            <w:hideMark/>
          </w:tcPr>
          <w:p w14:paraId="7A0831A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0.31</w:t>
            </w:r>
          </w:p>
        </w:tc>
        <w:tc>
          <w:tcPr>
            <w:tcW w:w="666" w:type="dxa"/>
            <w:hideMark/>
          </w:tcPr>
          <w:p w14:paraId="2765DB1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0.01</w:t>
            </w:r>
          </w:p>
        </w:tc>
        <w:tc>
          <w:tcPr>
            <w:tcW w:w="916" w:type="dxa"/>
            <w:hideMark/>
          </w:tcPr>
          <w:p w14:paraId="0991D759"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0.97</w:t>
            </w:r>
          </w:p>
        </w:tc>
        <w:tc>
          <w:tcPr>
            <w:tcW w:w="879" w:type="dxa"/>
            <w:gridSpan w:val="2"/>
            <w:hideMark/>
          </w:tcPr>
          <w:p w14:paraId="3AFF1F5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EE815AA"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5B21463" w14:textId="77777777" w:rsidR="00662A07" w:rsidRPr="00662A07" w:rsidRDefault="00662A07" w:rsidP="00662A07">
            <w:pPr>
              <w:contextualSpacing/>
              <w:rPr>
                <w:b w:val="0"/>
                <w:bCs w:val="0"/>
                <w:sz w:val="20"/>
                <w:szCs w:val="20"/>
              </w:rPr>
            </w:pPr>
            <w:proofErr w:type="spellStart"/>
            <w:r w:rsidRPr="00662A07">
              <w:rPr>
                <w:b w:val="0"/>
                <w:bCs w:val="0"/>
                <w:sz w:val="20"/>
                <w:szCs w:val="20"/>
              </w:rPr>
              <w:t>Soil.Perm</w:t>
            </w:r>
            <w:proofErr w:type="spellEnd"/>
          </w:p>
        </w:tc>
        <w:tc>
          <w:tcPr>
            <w:tcW w:w="994" w:type="dxa"/>
            <w:hideMark/>
          </w:tcPr>
          <w:p w14:paraId="6BC4CCD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994" w:type="dxa"/>
            <w:hideMark/>
          </w:tcPr>
          <w:p w14:paraId="77F33AC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4921F89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hideMark/>
          </w:tcPr>
          <w:p w14:paraId="374BC50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0.93</w:t>
            </w:r>
          </w:p>
        </w:tc>
        <w:tc>
          <w:tcPr>
            <w:tcW w:w="879" w:type="dxa"/>
            <w:gridSpan w:val="2"/>
            <w:hideMark/>
          </w:tcPr>
          <w:p w14:paraId="70D177A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0611ED6E"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893E610" w14:textId="77777777" w:rsidR="00662A07" w:rsidRPr="00662A07" w:rsidRDefault="00662A07" w:rsidP="00662A07">
            <w:pPr>
              <w:contextualSpacing/>
              <w:rPr>
                <w:b w:val="0"/>
                <w:bCs w:val="0"/>
                <w:sz w:val="20"/>
                <w:szCs w:val="20"/>
              </w:rPr>
            </w:pPr>
            <w:r w:rsidRPr="00662A07">
              <w:rPr>
                <w:b w:val="0"/>
                <w:bCs w:val="0"/>
                <w:sz w:val="20"/>
                <w:szCs w:val="20"/>
              </w:rPr>
              <w:t>DO</w:t>
            </w:r>
          </w:p>
        </w:tc>
        <w:tc>
          <w:tcPr>
            <w:tcW w:w="994" w:type="dxa"/>
            <w:hideMark/>
          </w:tcPr>
          <w:p w14:paraId="7CEDBC5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-0.32</w:t>
            </w:r>
          </w:p>
        </w:tc>
        <w:tc>
          <w:tcPr>
            <w:tcW w:w="994" w:type="dxa"/>
            <w:hideMark/>
          </w:tcPr>
          <w:p w14:paraId="475F4F3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666" w:type="dxa"/>
            <w:hideMark/>
          </w:tcPr>
          <w:p w14:paraId="2E6EC35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hideMark/>
          </w:tcPr>
          <w:p w14:paraId="6A4838E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0.65</w:t>
            </w:r>
          </w:p>
        </w:tc>
        <w:tc>
          <w:tcPr>
            <w:tcW w:w="879" w:type="dxa"/>
            <w:gridSpan w:val="2"/>
            <w:hideMark/>
          </w:tcPr>
          <w:p w14:paraId="6FBB78B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5A7CBB18"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78CE413E" w14:textId="77777777" w:rsidR="00662A07" w:rsidRPr="00662A07" w:rsidRDefault="00662A07" w:rsidP="00662A07">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Cond)</w:t>
            </w:r>
          </w:p>
        </w:tc>
        <w:tc>
          <w:tcPr>
            <w:tcW w:w="994" w:type="dxa"/>
            <w:hideMark/>
          </w:tcPr>
          <w:p w14:paraId="1BA9CEC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-0.82</w:t>
            </w:r>
          </w:p>
        </w:tc>
        <w:tc>
          <w:tcPr>
            <w:tcW w:w="994" w:type="dxa"/>
            <w:hideMark/>
          </w:tcPr>
          <w:p w14:paraId="5C6E6775"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-0.58</w:t>
            </w:r>
          </w:p>
        </w:tc>
        <w:tc>
          <w:tcPr>
            <w:tcW w:w="666" w:type="dxa"/>
            <w:hideMark/>
          </w:tcPr>
          <w:p w14:paraId="1283D21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w:t>
            </w:r>
          </w:p>
        </w:tc>
        <w:tc>
          <w:tcPr>
            <w:tcW w:w="916" w:type="dxa"/>
            <w:hideMark/>
          </w:tcPr>
          <w:p w14:paraId="661E927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0.08</w:t>
            </w:r>
          </w:p>
        </w:tc>
        <w:tc>
          <w:tcPr>
            <w:tcW w:w="879" w:type="dxa"/>
            <w:gridSpan w:val="2"/>
            <w:hideMark/>
          </w:tcPr>
          <w:p w14:paraId="3DE6CE14"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w:t>
            </w:r>
          </w:p>
        </w:tc>
      </w:tr>
      <w:tr w:rsidR="00662A07" w:rsidRPr="00662A07" w14:paraId="1120CAB0"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7E225BC9" w14:textId="77777777" w:rsidR="00662A07" w:rsidRPr="00662A07" w:rsidRDefault="00662A07" w:rsidP="00662A07">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NO</w:t>
            </w:r>
            <w:r w:rsidRPr="00662A07">
              <w:rPr>
                <w:b w:val="0"/>
                <w:bCs w:val="0"/>
                <w:sz w:val="20"/>
                <w:szCs w:val="20"/>
                <w:vertAlign w:val="subscript"/>
              </w:rPr>
              <w:t>3</w:t>
            </w:r>
            <w:r w:rsidRPr="00662A07">
              <w:rPr>
                <w:b w:val="0"/>
                <w:bCs w:val="0"/>
                <w:sz w:val="20"/>
                <w:szCs w:val="20"/>
                <w:vertAlign w:val="superscript"/>
              </w:rPr>
              <w:t>-</w:t>
            </w:r>
            <w:r w:rsidRPr="00662A07">
              <w:rPr>
                <w:b w:val="0"/>
                <w:bCs w:val="0"/>
                <w:sz w:val="20"/>
                <w:szCs w:val="20"/>
              </w:rPr>
              <w:t>)</w:t>
            </w:r>
          </w:p>
        </w:tc>
        <w:tc>
          <w:tcPr>
            <w:tcW w:w="994" w:type="dxa"/>
            <w:hideMark/>
          </w:tcPr>
          <w:p w14:paraId="0728269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-0.33</w:t>
            </w:r>
          </w:p>
        </w:tc>
        <w:tc>
          <w:tcPr>
            <w:tcW w:w="994" w:type="dxa"/>
            <w:hideMark/>
          </w:tcPr>
          <w:p w14:paraId="2A5CDFA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0.94</w:t>
            </w:r>
          </w:p>
        </w:tc>
        <w:tc>
          <w:tcPr>
            <w:tcW w:w="666" w:type="dxa"/>
            <w:hideMark/>
          </w:tcPr>
          <w:p w14:paraId="47FC9BA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hideMark/>
          </w:tcPr>
          <w:p w14:paraId="40EC1FE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0.65</w:t>
            </w:r>
          </w:p>
        </w:tc>
        <w:tc>
          <w:tcPr>
            <w:tcW w:w="879" w:type="dxa"/>
            <w:gridSpan w:val="2"/>
            <w:hideMark/>
          </w:tcPr>
          <w:p w14:paraId="3D917AC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19269445"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320C8EF7" w14:textId="77777777" w:rsidR="00662A07" w:rsidRPr="00662A07" w:rsidRDefault="00662A07" w:rsidP="00662A07">
            <w:pPr>
              <w:contextualSpacing/>
              <w:rPr>
                <w:b w:val="0"/>
                <w:bCs w:val="0"/>
                <w:sz w:val="20"/>
                <w:szCs w:val="20"/>
              </w:rPr>
            </w:pPr>
            <w:r w:rsidRPr="00662A07">
              <w:rPr>
                <w:b w:val="0"/>
                <w:bCs w:val="0"/>
                <w:sz w:val="20"/>
                <w:szCs w:val="20"/>
              </w:rPr>
              <w:t>NH</w:t>
            </w:r>
            <w:r w:rsidRPr="00662A07">
              <w:rPr>
                <w:b w:val="0"/>
                <w:bCs w:val="0"/>
                <w:sz w:val="20"/>
                <w:szCs w:val="20"/>
                <w:vertAlign w:val="subscript"/>
              </w:rPr>
              <w:t>4</w:t>
            </w:r>
            <w:r w:rsidRPr="00662A07">
              <w:rPr>
                <w:b w:val="0"/>
                <w:bCs w:val="0"/>
                <w:sz w:val="20"/>
                <w:szCs w:val="20"/>
                <w:vertAlign w:val="superscript"/>
              </w:rPr>
              <w:t>+</w:t>
            </w:r>
          </w:p>
        </w:tc>
        <w:tc>
          <w:tcPr>
            <w:tcW w:w="994" w:type="dxa"/>
            <w:hideMark/>
          </w:tcPr>
          <w:p w14:paraId="26D56915"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994" w:type="dxa"/>
            <w:hideMark/>
          </w:tcPr>
          <w:p w14:paraId="642D0BD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666" w:type="dxa"/>
            <w:hideMark/>
          </w:tcPr>
          <w:p w14:paraId="2F2B2BD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0.33</w:t>
            </w:r>
          </w:p>
        </w:tc>
        <w:tc>
          <w:tcPr>
            <w:tcW w:w="916" w:type="dxa"/>
            <w:hideMark/>
          </w:tcPr>
          <w:p w14:paraId="263CB11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0.24</w:t>
            </w:r>
          </w:p>
        </w:tc>
        <w:tc>
          <w:tcPr>
            <w:tcW w:w="879" w:type="dxa"/>
            <w:gridSpan w:val="2"/>
            <w:hideMark/>
          </w:tcPr>
          <w:p w14:paraId="01619F3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D4D1CEC"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7812DBE1" w14:textId="77777777" w:rsidR="00662A07" w:rsidRPr="00662A07" w:rsidRDefault="00662A07" w:rsidP="00662A07">
            <w:pPr>
              <w:contextualSpacing/>
              <w:rPr>
                <w:b w:val="0"/>
                <w:bCs w:val="0"/>
                <w:sz w:val="20"/>
                <w:szCs w:val="20"/>
              </w:rPr>
            </w:pPr>
            <w:r w:rsidRPr="00662A07">
              <w:rPr>
                <w:b w:val="0"/>
                <w:bCs w:val="0"/>
                <w:sz w:val="20"/>
                <w:szCs w:val="20"/>
              </w:rPr>
              <w:t>pH</w:t>
            </w:r>
          </w:p>
        </w:tc>
        <w:tc>
          <w:tcPr>
            <w:tcW w:w="994" w:type="dxa"/>
            <w:hideMark/>
          </w:tcPr>
          <w:p w14:paraId="068A30A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994" w:type="dxa"/>
            <w:hideMark/>
          </w:tcPr>
          <w:p w14:paraId="7E7933B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666" w:type="dxa"/>
            <w:hideMark/>
          </w:tcPr>
          <w:p w14:paraId="0AC28E9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hideMark/>
          </w:tcPr>
          <w:p w14:paraId="64E3E71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0.64</w:t>
            </w:r>
          </w:p>
        </w:tc>
        <w:tc>
          <w:tcPr>
            <w:tcW w:w="879" w:type="dxa"/>
            <w:gridSpan w:val="2"/>
            <w:hideMark/>
          </w:tcPr>
          <w:p w14:paraId="1624D00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7B54FB67"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325B39B1" w14:textId="77777777" w:rsidR="00662A07" w:rsidRPr="00662A07" w:rsidRDefault="00662A07" w:rsidP="00662A07">
            <w:pPr>
              <w:contextualSpacing/>
              <w:rPr>
                <w:b w:val="0"/>
                <w:bCs w:val="0"/>
                <w:sz w:val="20"/>
                <w:szCs w:val="20"/>
              </w:rPr>
            </w:pPr>
            <w:r w:rsidRPr="00662A07">
              <w:rPr>
                <w:b w:val="0"/>
                <w:bCs w:val="0"/>
                <w:sz w:val="20"/>
                <w:szCs w:val="20"/>
              </w:rPr>
              <w:t>PO</w:t>
            </w:r>
            <w:r w:rsidRPr="00D1243A">
              <w:rPr>
                <w:b w:val="0"/>
                <w:bCs w:val="0"/>
                <w:sz w:val="20"/>
                <w:szCs w:val="20"/>
                <w:vertAlign w:val="subscript"/>
              </w:rPr>
              <w:t>4</w:t>
            </w:r>
            <w:r w:rsidRPr="00D1243A">
              <w:rPr>
                <w:b w:val="0"/>
                <w:bCs w:val="0"/>
                <w:sz w:val="20"/>
                <w:szCs w:val="20"/>
                <w:vertAlign w:val="superscript"/>
              </w:rPr>
              <w:t>-</w:t>
            </w:r>
          </w:p>
        </w:tc>
        <w:tc>
          <w:tcPr>
            <w:tcW w:w="994" w:type="dxa"/>
            <w:hideMark/>
          </w:tcPr>
          <w:p w14:paraId="70C0F85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-0.41</w:t>
            </w:r>
          </w:p>
        </w:tc>
        <w:tc>
          <w:tcPr>
            <w:tcW w:w="994" w:type="dxa"/>
            <w:hideMark/>
          </w:tcPr>
          <w:p w14:paraId="36050969"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0.91</w:t>
            </w:r>
          </w:p>
        </w:tc>
        <w:tc>
          <w:tcPr>
            <w:tcW w:w="666" w:type="dxa"/>
            <w:hideMark/>
          </w:tcPr>
          <w:p w14:paraId="7A46E445"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w:t>
            </w:r>
          </w:p>
        </w:tc>
        <w:tc>
          <w:tcPr>
            <w:tcW w:w="916" w:type="dxa"/>
            <w:hideMark/>
          </w:tcPr>
          <w:p w14:paraId="0CB0373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0.97</w:t>
            </w:r>
          </w:p>
        </w:tc>
        <w:tc>
          <w:tcPr>
            <w:tcW w:w="879" w:type="dxa"/>
            <w:gridSpan w:val="2"/>
            <w:hideMark/>
          </w:tcPr>
          <w:p w14:paraId="5F41D353"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5378C538"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63D9FF9" w14:textId="77777777" w:rsidR="00662A07" w:rsidRPr="00662A07" w:rsidRDefault="00662A07" w:rsidP="00662A07">
            <w:pPr>
              <w:contextualSpacing/>
              <w:rPr>
                <w:b w:val="0"/>
                <w:bCs w:val="0"/>
                <w:sz w:val="20"/>
                <w:szCs w:val="20"/>
              </w:rPr>
            </w:pPr>
            <w:proofErr w:type="spellStart"/>
            <w:proofErr w:type="gramStart"/>
            <w:r w:rsidRPr="00662A07">
              <w:rPr>
                <w:b w:val="0"/>
                <w:bCs w:val="0"/>
                <w:sz w:val="20"/>
                <w:szCs w:val="20"/>
              </w:rPr>
              <w:t>T.water</w:t>
            </w:r>
            <w:proofErr w:type="spellEnd"/>
            <w:proofErr w:type="gramEnd"/>
          </w:p>
        </w:tc>
        <w:tc>
          <w:tcPr>
            <w:tcW w:w="994" w:type="dxa"/>
            <w:hideMark/>
          </w:tcPr>
          <w:p w14:paraId="052EC92F"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6EE8CC9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0.74</w:t>
            </w:r>
          </w:p>
        </w:tc>
        <w:tc>
          <w:tcPr>
            <w:tcW w:w="666" w:type="dxa"/>
            <w:hideMark/>
          </w:tcPr>
          <w:p w14:paraId="73FE9A3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hideMark/>
          </w:tcPr>
          <w:p w14:paraId="09703C6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0.73</w:t>
            </w:r>
          </w:p>
        </w:tc>
        <w:tc>
          <w:tcPr>
            <w:tcW w:w="879" w:type="dxa"/>
            <w:gridSpan w:val="2"/>
            <w:hideMark/>
          </w:tcPr>
          <w:p w14:paraId="31CAFDD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64F2F32C"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5B32E450" w14:textId="77777777" w:rsidR="00662A07" w:rsidRPr="00662A07" w:rsidRDefault="00662A07" w:rsidP="00662A07">
            <w:pPr>
              <w:contextualSpacing/>
              <w:rPr>
                <w:b w:val="0"/>
                <w:bCs w:val="0"/>
                <w:sz w:val="20"/>
                <w:szCs w:val="20"/>
              </w:rPr>
            </w:pPr>
            <w:r w:rsidRPr="00662A07">
              <w:rPr>
                <w:b w:val="0"/>
                <w:bCs w:val="0"/>
                <w:sz w:val="20"/>
                <w:szCs w:val="20"/>
              </w:rPr>
              <w:t>Turbidity</w:t>
            </w:r>
          </w:p>
        </w:tc>
        <w:tc>
          <w:tcPr>
            <w:tcW w:w="994" w:type="dxa"/>
            <w:hideMark/>
          </w:tcPr>
          <w:p w14:paraId="4A6DAB4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0.05</w:t>
            </w:r>
          </w:p>
        </w:tc>
        <w:tc>
          <w:tcPr>
            <w:tcW w:w="994" w:type="dxa"/>
            <w:hideMark/>
          </w:tcPr>
          <w:p w14:paraId="6C5090F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666" w:type="dxa"/>
            <w:hideMark/>
          </w:tcPr>
          <w:p w14:paraId="69D558B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0.03</w:t>
            </w:r>
          </w:p>
        </w:tc>
        <w:tc>
          <w:tcPr>
            <w:tcW w:w="916" w:type="dxa"/>
            <w:hideMark/>
          </w:tcPr>
          <w:p w14:paraId="38B89B4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w:t>
            </w:r>
          </w:p>
        </w:tc>
        <w:tc>
          <w:tcPr>
            <w:tcW w:w="879" w:type="dxa"/>
            <w:gridSpan w:val="2"/>
            <w:hideMark/>
          </w:tcPr>
          <w:p w14:paraId="1D29BAE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3E4E684C"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5767C9FB" w14:textId="77777777" w:rsidR="00662A07" w:rsidRPr="00662A07" w:rsidRDefault="00662A07" w:rsidP="00662A07">
            <w:pPr>
              <w:contextualSpacing/>
              <w:rPr>
                <w:b w:val="0"/>
                <w:bCs w:val="0"/>
                <w:sz w:val="20"/>
                <w:szCs w:val="20"/>
              </w:rPr>
            </w:pPr>
            <w:proofErr w:type="spellStart"/>
            <w:r w:rsidRPr="00662A07">
              <w:rPr>
                <w:b w:val="0"/>
                <w:bCs w:val="0"/>
                <w:sz w:val="20"/>
                <w:szCs w:val="20"/>
              </w:rPr>
              <w:t>Bank.H</w:t>
            </w:r>
            <w:proofErr w:type="spellEnd"/>
          </w:p>
        </w:tc>
        <w:tc>
          <w:tcPr>
            <w:tcW w:w="994" w:type="dxa"/>
            <w:hideMark/>
          </w:tcPr>
          <w:p w14:paraId="43BC8AB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w:t>
            </w:r>
          </w:p>
        </w:tc>
        <w:tc>
          <w:tcPr>
            <w:tcW w:w="994" w:type="dxa"/>
            <w:hideMark/>
          </w:tcPr>
          <w:p w14:paraId="33222A8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0.87</w:t>
            </w:r>
          </w:p>
        </w:tc>
        <w:tc>
          <w:tcPr>
            <w:tcW w:w="666" w:type="dxa"/>
            <w:hideMark/>
          </w:tcPr>
          <w:p w14:paraId="40C56E2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0.18</w:t>
            </w:r>
          </w:p>
        </w:tc>
        <w:tc>
          <w:tcPr>
            <w:tcW w:w="916" w:type="dxa"/>
            <w:hideMark/>
          </w:tcPr>
          <w:p w14:paraId="711FBF7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0.54</w:t>
            </w:r>
          </w:p>
        </w:tc>
        <w:tc>
          <w:tcPr>
            <w:tcW w:w="879" w:type="dxa"/>
            <w:gridSpan w:val="2"/>
            <w:hideMark/>
          </w:tcPr>
          <w:p w14:paraId="6A00DDE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4B73B62"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610402F9" w14:textId="77777777" w:rsidR="00662A07" w:rsidRPr="00662A07" w:rsidRDefault="00662A07" w:rsidP="00662A07">
            <w:pPr>
              <w:contextualSpacing/>
              <w:rPr>
                <w:b w:val="0"/>
                <w:bCs w:val="0"/>
                <w:sz w:val="20"/>
                <w:szCs w:val="20"/>
              </w:rPr>
            </w:pPr>
            <w:r w:rsidRPr="00662A07">
              <w:rPr>
                <w:b w:val="0"/>
                <w:bCs w:val="0"/>
                <w:sz w:val="20"/>
                <w:szCs w:val="20"/>
              </w:rPr>
              <w:t>Canopy</w:t>
            </w:r>
          </w:p>
        </w:tc>
        <w:tc>
          <w:tcPr>
            <w:tcW w:w="994" w:type="dxa"/>
            <w:hideMark/>
          </w:tcPr>
          <w:p w14:paraId="71F302B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994" w:type="dxa"/>
            <w:hideMark/>
          </w:tcPr>
          <w:p w14:paraId="12BC14C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666" w:type="dxa"/>
            <w:hideMark/>
          </w:tcPr>
          <w:p w14:paraId="5475D82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hideMark/>
          </w:tcPr>
          <w:p w14:paraId="47F2436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879" w:type="dxa"/>
            <w:gridSpan w:val="2"/>
            <w:hideMark/>
          </w:tcPr>
          <w:p w14:paraId="3410D48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55F3CCD1"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46DD262" w14:textId="77777777" w:rsidR="00662A07" w:rsidRPr="00662A07" w:rsidRDefault="00662A07" w:rsidP="00662A07">
            <w:pPr>
              <w:contextualSpacing/>
              <w:rPr>
                <w:b w:val="0"/>
                <w:bCs w:val="0"/>
                <w:sz w:val="20"/>
                <w:szCs w:val="20"/>
              </w:rPr>
            </w:pPr>
            <w:r w:rsidRPr="00662A07">
              <w:rPr>
                <w:b w:val="0"/>
                <w:bCs w:val="0"/>
                <w:sz w:val="20"/>
                <w:szCs w:val="20"/>
              </w:rPr>
              <w:t>d50</w:t>
            </w:r>
          </w:p>
        </w:tc>
        <w:tc>
          <w:tcPr>
            <w:tcW w:w="994" w:type="dxa"/>
            <w:hideMark/>
          </w:tcPr>
          <w:p w14:paraId="042C9A6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0.82</w:t>
            </w:r>
          </w:p>
        </w:tc>
        <w:tc>
          <w:tcPr>
            <w:tcW w:w="994" w:type="dxa"/>
            <w:hideMark/>
          </w:tcPr>
          <w:p w14:paraId="3E2CEA2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0.58</w:t>
            </w:r>
          </w:p>
        </w:tc>
        <w:tc>
          <w:tcPr>
            <w:tcW w:w="666" w:type="dxa"/>
            <w:hideMark/>
          </w:tcPr>
          <w:p w14:paraId="5C1F36C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0.16</w:t>
            </w:r>
          </w:p>
        </w:tc>
        <w:tc>
          <w:tcPr>
            <w:tcW w:w="916" w:type="dxa"/>
            <w:hideMark/>
          </w:tcPr>
          <w:p w14:paraId="34863A8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0.58</w:t>
            </w:r>
          </w:p>
        </w:tc>
        <w:tc>
          <w:tcPr>
            <w:tcW w:w="879" w:type="dxa"/>
            <w:gridSpan w:val="2"/>
            <w:hideMark/>
          </w:tcPr>
          <w:p w14:paraId="1C7F2D2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C880C65"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50548BE" w14:textId="77777777" w:rsidR="00662A07" w:rsidRPr="00662A07" w:rsidRDefault="00662A07" w:rsidP="00662A07">
            <w:pPr>
              <w:contextualSpacing/>
              <w:rPr>
                <w:b w:val="0"/>
                <w:bCs w:val="0"/>
                <w:sz w:val="20"/>
                <w:szCs w:val="20"/>
              </w:rPr>
            </w:pPr>
            <w:proofErr w:type="spellStart"/>
            <w:r w:rsidRPr="00662A07">
              <w:rPr>
                <w:b w:val="0"/>
                <w:bCs w:val="0"/>
                <w:sz w:val="20"/>
                <w:szCs w:val="20"/>
              </w:rPr>
              <w:t>Rosgen</w:t>
            </w:r>
            <w:proofErr w:type="spellEnd"/>
          </w:p>
        </w:tc>
        <w:tc>
          <w:tcPr>
            <w:tcW w:w="994" w:type="dxa"/>
            <w:hideMark/>
          </w:tcPr>
          <w:p w14:paraId="36C45A3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25C4FA5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10C4D51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hideMark/>
          </w:tcPr>
          <w:p w14:paraId="6A2EB18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1C5CBB3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bl>
    <w:p w14:paraId="0B6B67D8" w14:textId="07634396" w:rsidR="00662A07" w:rsidRDefault="00662A07" w:rsidP="00662A07">
      <w:pPr>
        <w:spacing w:line="480" w:lineRule="auto"/>
        <w:contextualSpacing/>
      </w:pPr>
      <w:r>
        <w:t>Table 1</w:t>
      </w:r>
      <w:r w:rsidR="00D1243A">
        <w:t>4</w:t>
      </w:r>
      <w:r>
        <w:t>. Fitted environmental variables for invertebrate NMDS.</w:t>
      </w:r>
    </w:p>
    <w:p w14:paraId="081FB087" w14:textId="3089CCAE" w:rsidR="00662A07" w:rsidRDefault="00662A07" w:rsidP="00662A07">
      <w:pPr>
        <w:spacing w:line="480" w:lineRule="auto"/>
        <w:contextualSpacing/>
      </w:pPr>
    </w:p>
    <w:p w14:paraId="5D8E069C" w14:textId="77777777" w:rsidR="00662A07" w:rsidRDefault="00662A07" w:rsidP="009A7FCE">
      <w:pPr>
        <w:spacing w:line="480" w:lineRule="auto"/>
        <w:contextualSpacing/>
      </w:pPr>
    </w:p>
    <w:p w14:paraId="481993A4" w14:textId="4746D623" w:rsidR="001C3136" w:rsidRDefault="001C3136" w:rsidP="009A7FCE">
      <w:pPr>
        <w:spacing w:line="480" w:lineRule="auto"/>
        <w:contextualSpacing/>
      </w:pPr>
    </w:p>
    <w:p w14:paraId="0391E7B7" w14:textId="3CBA3F7C" w:rsidR="001C3136" w:rsidRDefault="001C3136" w:rsidP="009A7FCE">
      <w:pPr>
        <w:spacing w:line="480" w:lineRule="auto"/>
        <w:contextualSpacing/>
      </w:pPr>
    </w:p>
    <w:p w14:paraId="50224898" w14:textId="7B060FC1" w:rsidR="001C3136" w:rsidRDefault="001C3136" w:rsidP="009A7FCE">
      <w:pPr>
        <w:spacing w:line="480" w:lineRule="auto"/>
        <w:contextualSpacing/>
      </w:pPr>
    </w:p>
    <w:p w14:paraId="32976443" w14:textId="688DA60E" w:rsidR="001C3136" w:rsidRDefault="001C3136" w:rsidP="009A7FCE">
      <w:pPr>
        <w:spacing w:line="480" w:lineRule="auto"/>
        <w:contextualSpacing/>
      </w:pPr>
    </w:p>
    <w:p w14:paraId="1D285E26" w14:textId="052E09EF" w:rsidR="001C3136" w:rsidRDefault="001C3136" w:rsidP="009A7FCE">
      <w:pPr>
        <w:spacing w:line="480" w:lineRule="auto"/>
        <w:contextualSpacing/>
      </w:pPr>
    </w:p>
    <w:p w14:paraId="523FBA00" w14:textId="6FC1F0CE" w:rsidR="001C3136" w:rsidRDefault="001C3136" w:rsidP="009A7FCE">
      <w:pPr>
        <w:spacing w:line="480" w:lineRule="auto"/>
        <w:contextualSpacing/>
      </w:pPr>
    </w:p>
    <w:p w14:paraId="7E4009F1" w14:textId="498B0516" w:rsidR="001C3136" w:rsidRDefault="001C3136" w:rsidP="009A7FCE">
      <w:pPr>
        <w:spacing w:line="480" w:lineRule="auto"/>
        <w:contextualSpacing/>
      </w:pPr>
    </w:p>
    <w:p w14:paraId="754F0045" w14:textId="4EE6B19A" w:rsidR="001C3136" w:rsidRDefault="00140764" w:rsidP="009A7FCE">
      <w:pPr>
        <w:spacing w:line="480" w:lineRule="auto"/>
        <w:contextualSpacing/>
      </w:pPr>
      <w:r>
        <w:rPr>
          <w:noProof/>
        </w:rPr>
        <w:drawing>
          <wp:inline distT="0" distB="0" distL="0" distR="0" wp14:anchorId="033843B4" wp14:editId="47E280F9">
            <wp:extent cx="3355124" cy="462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5124" cy="4629150"/>
                    </a:xfrm>
                    <a:prstGeom prst="rect">
                      <a:avLst/>
                    </a:prstGeom>
                  </pic:spPr>
                </pic:pic>
              </a:graphicData>
            </a:graphic>
          </wp:inline>
        </w:drawing>
      </w:r>
    </w:p>
    <w:p w14:paraId="6492BB7B" w14:textId="77777777" w:rsidR="001B156C" w:rsidRPr="009A7FCE" w:rsidRDefault="001B156C" w:rsidP="009A7FCE">
      <w:pPr>
        <w:spacing w:line="480" w:lineRule="auto"/>
        <w:contextualSpacing/>
      </w:pPr>
    </w:p>
    <w:p w14:paraId="6C2F4409" w14:textId="6DA39BC9" w:rsidR="001B156C" w:rsidRDefault="001B156C" w:rsidP="009A7FCE">
      <w:pPr>
        <w:spacing w:line="480" w:lineRule="auto"/>
        <w:contextualSpacing/>
      </w:pPr>
      <w:r w:rsidRPr="009A7FCE">
        <w:t xml:space="preserve">Figure 4. </w:t>
      </w:r>
      <w:commentRangeStart w:id="1159"/>
      <w:commentRangeStart w:id="1160"/>
      <w:r w:rsidRPr="009A7FCE">
        <w:t xml:space="preserve">NMDS ordination of </w:t>
      </w:r>
      <w:r w:rsidR="002A2151">
        <w:t xml:space="preserve">(a) fish and (b) invertebrate </w:t>
      </w:r>
      <w:r w:rsidRPr="009A7FCE">
        <w:t xml:space="preserve">communities </w:t>
      </w:r>
      <w:commentRangeEnd w:id="1159"/>
      <w:r w:rsidR="00140764">
        <w:rPr>
          <w:rStyle w:val="CommentReference"/>
        </w:rPr>
        <w:commentReference w:id="1159"/>
      </w:r>
      <w:commentRangeEnd w:id="1160"/>
      <w:r w:rsidR="00986574">
        <w:rPr>
          <w:rStyle w:val="CommentReference"/>
        </w:rPr>
        <w:commentReference w:id="1160"/>
      </w:r>
      <w:r w:rsidRPr="009A7FCE">
        <w:t>in ten coastal prairie streams in South Texas. Sites are grouped according to Annual Precipitation. Distances between sites are proportional to compositional differences in community. The explanatory power of environmental factors is indicated by the length and direction of the arrows. Labeled Illustrations indicate the location of various species within the ordination space.</w:t>
      </w:r>
    </w:p>
    <w:p w14:paraId="389C6442" w14:textId="383A62CE" w:rsidR="00140764" w:rsidRDefault="00140764" w:rsidP="009A7FCE">
      <w:pPr>
        <w:spacing w:line="480" w:lineRule="auto"/>
        <w:contextualSpacing/>
      </w:pPr>
    </w:p>
    <w:p w14:paraId="32ED567F" w14:textId="13ED8993" w:rsidR="00140764" w:rsidRPr="009A7FCE" w:rsidRDefault="00140764" w:rsidP="009A7FCE">
      <w:pPr>
        <w:spacing w:line="480" w:lineRule="auto"/>
        <w:contextualSpacing/>
      </w:pPr>
      <w:r>
        <w:rPr>
          <w:noProof/>
        </w:rPr>
        <w:drawing>
          <wp:inline distT="0" distB="0" distL="0" distR="0" wp14:anchorId="1AC396F6" wp14:editId="444FC112">
            <wp:extent cx="5943600" cy="3989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89070"/>
                    </a:xfrm>
                    <a:prstGeom prst="rect">
                      <a:avLst/>
                    </a:prstGeom>
                  </pic:spPr>
                </pic:pic>
              </a:graphicData>
            </a:graphic>
          </wp:inline>
        </w:drawing>
      </w:r>
    </w:p>
    <w:p w14:paraId="6C51EBC0" w14:textId="7E9565A1" w:rsidR="001B156C" w:rsidRPr="009A7FCE" w:rsidRDefault="00140764" w:rsidP="009A7FCE">
      <w:pPr>
        <w:spacing w:line="480" w:lineRule="auto"/>
        <w:contextualSpacing/>
      </w:pPr>
      <w:r>
        <w:rPr>
          <w:noProof/>
        </w:rPr>
        <w:lastRenderedPageBreak/>
        <w:drawing>
          <wp:inline distT="0" distB="0" distL="0" distR="0" wp14:anchorId="4468CBEC" wp14:editId="0CF30C74">
            <wp:extent cx="5943600" cy="398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85895"/>
                    </a:xfrm>
                    <a:prstGeom prst="rect">
                      <a:avLst/>
                    </a:prstGeom>
                  </pic:spPr>
                </pic:pic>
              </a:graphicData>
            </a:graphic>
          </wp:inline>
        </w:drawing>
      </w:r>
    </w:p>
    <w:p w14:paraId="1DCE26E7" w14:textId="77777777" w:rsidR="001B156C" w:rsidRPr="009A7FCE" w:rsidRDefault="001B156C" w:rsidP="009A7FCE">
      <w:pPr>
        <w:spacing w:line="480" w:lineRule="auto"/>
        <w:contextualSpacing/>
      </w:pPr>
    </w:p>
    <w:p w14:paraId="08B73307" w14:textId="77777777" w:rsidR="001B156C" w:rsidRPr="009A7FCE" w:rsidRDefault="001B156C" w:rsidP="009A7FCE">
      <w:pPr>
        <w:spacing w:line="480" w:lineRule="auto"/>
        <w:contextualSpacing/>
      </w:pPr>
    </w:p>
    <w:p w14:paraId="772D557A" w14:textId="77777777" w:rsidR="001B156C" w:rsidRPr="009A7FCE" w:rsidRDefault="001B156C" w:rsidP="009A7FCE">
      <w:pPr>
        <w:spacing w:line="480" w:lineRule="auto"/>
        <w:contextualSpacing/>
      </w:pPr>
    </w:p>
    <w:p w14:paraId="153921C8" w14:textId="77777777" w:rsidR="001B156C" w:rsidRPr="009A7FCE" w:rsidRDefault="001B156C" w:rsidP="009A7FCE">
      <w:pPr>
        <w:spacing w:line="480" w:lineRule="auto"/>
        <w:contextualSpacing/>
      </w:pPr>
    </w:p>
    <w:p w14:paraId="4BD1BCEA" w14:textId="77777777" w:rsidR="001B156C" w:rsidRPr="009A7FCE" w:rsidRDefault="001B156C" w:rsidP="009A7FCE">
      <w:pPr>
        <w:spacing w:line="480" w:lineRule="auto"/>
        <w:contextualSpacing/>
      </w:pPr>
    </w:p>
    <w:p w14:paraId="0320CECC" w14:textId="77777777" w:rsidR="001B156C" w:rsidRPr="009A7FCE" w:rsidRDefault="001B156C" w:rsidP="009A7FCE">
      <w:pPr>
        <w:spacing w:line="480" w:lineRule="auto"/>
        <w:contextualSpacing/>
      </w:pPr>
    </w:p>
    <w:p w14:paraId="1CAA2ADF" w14:textId="77777777" w:rsidR="001B156C" w:rsidRPr="009A7FCE" w:rsidRDefault="001B156C" w:rsidP="009A7FCE">
      <w:pPr>
        <w:spacing w:line="480" w:lineRule="auto"/>
        <w:contextualSpacing/>
      </w:pPr>
    </w:p>
    <w:p w14:paraId="473B80C9" w14:textId="77777777" w:rsidR="001B156C" w:rsidRPr="009A7FCE" w:rsidRDefault="001B156C" w:rsidP="009A7FCE">
      <w:pPr>
        <w:spacing w:line="480" w:lineRule="auto"/>
        <w:contextualSpacing/>
      </w:pPr>
    </w:p>
    <w:p w14:paraId="50C86C58" w14:textId="77777777" w:rsidR="001B156C" w:rsidRPr="009A7FCE" w:rsidRDefault="001B156C" w:rsidP="009A7FCE">
      <w:pPr>
        <w:spacing w:line="480" w:lineRule="auto"/>
        <w:contextualSpacing/>
      </w:pPr>
    </w:p>
    <w:p w14:paraId="33F15731" w14:textId="77777777" w:rsidR="001B156C" w:rsidRPr="009A7FCE" w:rsidRDefault="001B156C" w:rsidP="009A7FCE">
      <w:pPr>
        <w:spacing w:line="480" w:lineRule="auto"/>
        <w:contextualSpacing/>
      </w:pPr>
    </w:p>
    <w:p w14:paraId="4CAAC9DE" w14:textId="77777777" w:rsidR="001B156C" w:rsidRPr="009A7FCE" w:rsidRDefault="001B156C" w:rsidP="009A7FCE">
      <w:pPr>
        <w:spacing w:line="480" w:lineRule="auto"/>
        <w:contextualSpacing/>
      </w:pPr>
    </w:p>
    <w:p w14:paraId="224D132A" w14:textId="77777777" w:rsidR="001B156C" w:rsidRPr="009A7FCE" w:rsidRDefault="001B156C" w:rsidP="009A7FCE">
      <w:pPr>
        <w:spacing w:line="480" w:lineRule="auto"/>
        <w:contextualSpacing/>
      </w:pPr>
    </w:p>
    <w:p w14:paraId="01E508E1" w14:textId="77777777" w:rsidR="001B156C" w:rsidRPr="009A7FCE" w:rsidRDefault="001B156C" w:rsidP="009A7FCE">
      <w:pPr>
        <w:spacing w:line="480" w:lineRule="auto"/>
        <w:contextualSpacing/>
      </w:pPr>
    </w:p>
    <w:p w14:paraId="4A925251" w14:textId="77777777" w:rsidR="001B156C" w:rsidRPr="009A7FCE" w:rsidRDefault="001B156C" w:rsidP="009A7FCE">
      <w:pPr>
        <w:spacing w:line="480" w:lineRule="auto"/>
        <w:contextualSpacing/>
      </w:pPr>
    </w:p>
    <w:p w14:paraId="6A6CB834" w14:textId="77777777" w:rsidR="001B156C" w:rsidRPr="009A7FCE" w:rsidRDefault="001B156C" w:rsidP="009A7FCE">
      <w:pPr>
        <w:spacing w:line="480" w:lineRule="auto"/>
        <w:contextualSpacing/>
      </w:pPr>
    </w:p>
    <w:p w14:paraId="67E39E5F" w14:textId="77777777" w:rsidR="001B156C" w:rsidRPr="009A7FCE" w:rsidRDefault="001B156C" w:rsidP="009A7FCE">
      <w:pPr>
        <w:spacing w:line="480" w:lineRule="auto"/>
        <w:contextualSpacing/>
      </w:pPr>
    </w:p>
    <w:p w14:paraId="223F898A" w14:textId="77777777" w:rsidR="001B156C" w:rsidRPr="009A7FCE" w:rsidRDefault="001B156C" w:rsidP="009A7FCE">
      <w:pPr>
        <w:spacing w:line="480" w:lineRule="auto"/>
        <w:contextualSpacing/>
      </w:pPr>
    </w:p>
    <w:p w14:paraId="7A8C439A" w14:textId="77777777" w:rsidR="001B156C" w:rsidRPr="009A7FCE" w:rsidRDefault="001B156C" w:rsidP="009A7FCE">
      <w:pPr>
        <w:spacing w:line="480" w:lineRule="auto"/>
        <w:contextualSpacing/>
      </w:pPr>
    </w:p>
    <w:p w14:paraId="720A6E4B" w14:textId="77777777" w:rsidR="001B156C" w:rsidRPr="009A7FCE" w:rsidRDefault="001B156C" w:rsidP="009A7FCE">
      <w:pPr>
        <w:spacing w:line="480" w:lineRule="auto"/>
        <w:contextualSpacing/>
      </w:pPr>
    </w:p>
    <w:p w14:paraId="3912FFDF" w14:textId="77777777" w:rsidR="001B156C" w:rsidRPr="009A7FCE" w:rsidRDefault="001B156C" w:rsidP="009A7FCE">
      <w:pPr>
        <w:spacing w:line="480" w:lineRule="auto"/>
        <w:contextualSpacing/>
      </w:pPr>
      <w:r w:rsidRPr="00255967">
        <w:rPr>
          <w:noProof/>
        </w:rPr>
        <w:drawing>
          <wp:inline distT="0" distB="0" distL="0" distR="0" wp14:anchorId="375F1C3A" wp14:editId="56CAA586">
            <wp:extent cx="5943600" cy="3448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48685"/>
                    </a:xfrm>
                    <a:prstGeom prst="rect">
                      <a:avLst/>
                    </a:prstGeom>
                  </pic:spPr>
                </pic:pic>
              </a:graphicData>
            </a:graphic>
          </wp:inline>
        </w:drawing>
      </w:r>
    </w:p>
    <w:p w14:paraId="28EED32C" w14:textId="77777777" w:rsidR="001B156C" w:rsidRPr="009A7FCE" w:rsidRDefault="001B156C" w:rsidP="009A7FCE">
      <w:pPr>
        <w:spacing w:line="480" w:lineRule="auto"/>
        <w:contextualSpacing/>
      </w:pPr>
      <w:commentRangeStart w:id="1161"/>
      <w:r w:rsidRPr="009A7FCE">
        <w:t>Figure 7. Concept model depicting how long-term precipitation regime drives stream assemblages directly through hydrological pathways and indirectly through riparian-mediated pathways.</w:t>
      </w:r>
      <w:commentRangeEnd w:id="1161"/>
      <w:r w:rsidR="002E7A10">
        <w:rPr>
          <w:rStyle w:val="CommentReference"/>
        </w:rPr>
        <w:commentReference w:id="1161"/>
      </w:r>
    </w:p>
    <w:p w14:paraId="6D280B8F" w14:textId="77777777" w:rsidR="001B156C" w:rsidRPr="009A7FCE" w:rsidRDefault="001B156C" w:rsidP="009A7FCE">
      <w:pPr>
        <w:spacing w:line="480" w:lineRule="auto"/>
        <w:contextualSpacing/>
      </w:pPr>
    </w:p>
    <w:p w14:paraId="34505F37" w14:textId="77777777" w:rsidR="001B156C" w:rsidRPr="009A7FCE" w:rsidRDefault="001B156C" w:rsidP="009A7FCE">
      <w:pPr>
        <w:spacing w:line="480" w:lineRule="auto"/>
        <w:contextualSpacing/>
      </w:pPr>
    </w:p>
    <w:p w14:paraId="0A619AF9" w14:textId="77777777" w:rsidR="001B156C" w:rsidRPr="009A7FCE" w:rsidRDefault="001B156C" w:rsidP="009A7FCE">
      <w:pPr>
        <w:spacing w:line="480" w:lineRule="auto"/>
        <w:contextualSpacing/>
      </w:pPr>
    </w:p>
    <w:p w14:paraId="5D82FBB3" w14:textId="77777777" w:rsidR="001B156C" w:rsidRPr="009A7FCE" w:rsidRDefault="001B156C" w:rsidP="009A7FCE">
      <w:pPr>
        <w:spacing w:line="480" w:lineRule="auto"/>
        <w:contextualSpacing/>
      </w:pPr>
    </w:p>
    <w:p w14:paraId="04FEF98B" w14:textId="77777777" w:rsidR="001B156C" w:rsidRPr="009A7FCE" w:rsidRDefault="001B156C" w:rsidP="009A7FCE">
      <w:pPr>
        <w:spacing w:line="480" w:lineRule="auto"/>
        <w:contextualSpacing/>
      </w:pPr>
    </w:p>
    <w:p w14:paraId="44B7F21B" w14:textId="77777777" w:rsidR="001B156C" w:rsidRPr="009A7FCE" w:rsidRDefault="001B156C" w:rsidP="009A7FCE">
      <w:pPr>
        <w:spacing w:line="480" w:lineRule="auto"/>
        <w:contextualSpacing/>
      </w:pPr>
    </w:p>
    <w:p w14:paraId="5FCFE0E1" w14:textId="77777777" w:rsidR="001B156C" w:rsidRPr="009A7FCE" w:rsidRDefault="001B156C" w:rsidP="009A7FCE">
      <w:pPr>
        <w:spacing w:line="480" w:lineRule="auto"/>
        <w:contextualSpacing/>
      </w:pPr>
    </w:p>
    <w:p w14:paraId="44F3073B" w14:textId="77777777" w:rsidR="001B156C" w:rsidRPr="009A7FCE" w:rsidRDefault="001B156C" w:rsidP="009A7FCE">
      <w:pPr>
        <w:spacing w:line="480" w:lineRule="auto"/>
        <w:contextualSpacing/>
      </w:pPr>
    </w:p>
    <w:p w14:paraId="3A694710" w14:textId="77777777" w:rsidR="001B156C" w:rsidRPr="009A7FCE" w:rsidRDefault="001B156C" w:rsidP="009A7FCE">
      <w:pPr>
        <w:spacing w:line="480" w:lineRule="auto"/>
        <w:contextualSpacing/>
      </w:pPr>
    </w:p>
    <w:p w14:paraId="73D8087A" w14:textId="77777777" w:rsidR="001B156C" w:rsidRPr="009A7FCE" w:rsidRDefault="001B156C" w:rsidP="009A7FCE">
      <w:pPr>
        <w:spacing w:line="480" w:lineRule="auto"/>
        <w:contextualSpacing/>
      </w:pPr>
    </w:p>
    <w:p w14:paraId="41CA1E17" w14:textId="77777777" w:rsidR="001B156C" w:rsidRPr="009A7FCE" w:rsidRDefault="001B156C" w:rsidP="009A7FCE">
      <w:pPr>
        <w:spacing w:line="480" w:lineRule="auto"/>
        <w:contextualSpacing/>
      </w:pPr>
    </w:p>
    <w:p w14:paraId="01F1363F" w14:textId="77777777" w:rsidR="001B156C" w:rsidRPr="009A7FCE" w:rsidRDefault="001B156C" w:rsidP="009A7FCE">
      <w:pPr>
        <w:spacing w:line="480" w:lineRule="auto"/>
        <w:contextualSpacing/>
      </w:pPr>
    </w:p>
    <w:p w14:paraId="1DBAB2DB" w14:textId="77777777" w:rsidR="001B156C" w:rsidRPr="009A7FCE" w:rsidRDefault="001B156C" w:rsidP="009A7FCE">
      <w:pPr>
        <w:spacing w:line="480" w:lineRule="auto"/>
        <w:contextualSpacing/>
      </w:pPr>
    </w:p>
    <w:p w14:paraId="2626A9A6" w14:textId="77777777" w:rsidR="001B156C" w:rsidRPr="009A7FCE" w:rsidRDefault="001B156C" w:rsidP="009A7FCE">
      <w:pPr>
        <w:spacing w:line="480" w:lineRule="auto"/>
        <w:contextualSpacing/>
        <w:rPr>
          <w:strike/>
          <w:noProof/>
        </w:rPr>
      </w:pPr>
    </w:p>
    <w:tbl>
      <w:tblPr>
        <w:tblStyle w:val="GridTable1Light"/>
        <w:tblW w:w="0" w:type="auto"/>
        <w:tblLook w:val="04A0" w:firstRow="1" w:lastRow="0" w:firstColumn="1" w:lastColumn="0" w:noHBand="0" w:noVBand="1"/>
      </w:tblPr>
      <w:tblGrid>
        <w:gridCol w:w="916"/>
        <w:gridCol w:w="1327"/>
        <w:gridCol w:w="1349"/>
        <w:gridCol w:w="1028"/>
        <w:gridCol w:w="1005"/>
        <w:gridCol w:w="966"/>
        <w:gridCol w:w="1095"/>
      </w:tblGrid>
      <w:tr w:rsidR="001B156C" w:rsidRPr="00E2354C" w14:paraId="2CE19F4F" w14:textId="77777777" w:rsidTr="009A7FC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4F8FD58" w14:textId="4E25F2AB" w:rsidR="001B156C" w:rsidRPr="009A7FCE" w:rsidRDefault="001B156C" w:rsidP="009A7FCE">
            <w:pPr>
              <w:spacing w:line="480" w:lineRule="auto"/>
              <w:contextualSpacing/>
              <w:jc w:val="center"/>
              <w:rPr>
                <w:b w:val="0"/>
                <w:strike/>
                <w:noProof/>
                <w:sz w:val="20"/>
                <w:szCs w:val="20"/>
              </w:rPr>
            </w:pPr>
          </w:p>
        </w:tc>
        <w:tc>
          <w:tcPr>
            <w:tcW w:w="0" w:type="dxa"/>
            <w:shd w:val="clear" w:color="auto" w:fill="auto"/>
            <w:noWrap/>
            <w:hideMark/>
          </w:tcPr>
          <w:p w14:paraId="7F1BD6A2"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Precipitation (cm/yr)</w:t>
            </w:r>
          </w:p>
        </w:tc>
        <w:tc>
          <w:tcPr>
            <w:tcW w:w="0" w:type="dxa"/>
            <w:shd w:val="clear" w:color="auto" w:fill="auto"/>
            <w:noWrap/>
            <w:hideMark/>
          </w:tcPr>
          <w:p w14:paraId="6A05F17F"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Temperature (°C)</w:t>
            </w:r>
          </w:p>
        </w:tc>
        <w:tc>
          <w:tcPr>
            <w:tcW w:w="0" w:type="dxa"/>
            <w:shd w:val="clear" w:color="auto" w:fill="auto"/>
            <w:noWrap/>
            <w:hideMark/>
          </w:tcPr>
          <w:p w14:paraId="010E7DAA"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Elevation (m)</w:t>
            </w:r>
          </w:p>
        </w:tc>
        <w:tc>
          <w:tcPr>
            <w:tcW w:w="0" w:type="dxa"/>
            <w:shd w:val="clear" w:color="auto" w:fill="auto"/>
            <w:noWrap/>
            <w:hideMark/>
          </w:tcPr>
          <w:p w14:paraId="23F7A525" w14:textId="20DB57F9"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Drainage</w:t>
            </w:r>
          </w:p>
        </w:tc>
        <w:tc>
          <w:tcPr>
            <w:tcW w:w="0" w:type="dxa"/>
            <w:shd w:val="clear" w:color="auto" w:fill="auto"/>
            <w:noWrap/>
            <w:hideMark/>
          </w:tcPr>
          <w:p w14:paraId="6E8753BB"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Latitude</w:t>
            </w:r>
          </w:p>
        </w:tc>
        <w:tc>
          <w:tcPr>
            <w:tcW w:w="0" w:type="dxa"/>
            <w:shd w:val="clear" w:color="auto" w:fill="auto"/>
            <w:noWrap/>
            <w:hideMark/>
          </w:tcPr>
          <w:p w14:paraId="58A429BA"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Longitude</w:t>
            </w:r>
          </w:p>
        </w:tc>
      </w:tr>
      <w:tr w:rsidR="001B156C" w:rsidRPr="00E2354C" w14:paraId="7373C208" w14:textId="77777777" w:rsidTr="009A7FCE">
        <w:trPr>
          <w:trHeight w:val="303"/>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66A97243"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8212300</w:t>
            </w:r>
          </w:p>
        </w:tc>
        <w:tc>
          <w:tcPr>
            <w:tcW w:w="0" w:type="dxa"/>
            <w:shd w:val="clear" w:color="auto" w:fill="auto"/>
            <w:noWrap/>
            <w:hideMark/>
          </w:tcPr>
          <w:p w14:paraId="0D91690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61</w:t>
            </w:r>
          </w:p>
        </w:tc>
        <w:tc>
          <w:tcPr>
            <w:tcW w:w="0" w:type="dxa"/>
            <w:shd w:val="clear" w:color="auto" w:fill="auto"/>
            <w:noWrap/>
            <w:hideMark/>
          </w:tcPr>
          <w:p w14:paraId="1E761E16"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22.1</w:t>
            </w:r>
          </w:p>
        </w:tc>
        <w:tc>
          <w:tcPr>
            <w:tcW w:w="0" w:type="dxa"/>
            <w:shd w:val="clear" w:color="auto" w:fill="auto"/>
            <w:noWrap/>
            <w:hideMark/>
          </w:tcPr>
          <w:p w14:paraId="346CF9D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18</w:t>
            </w:r>
          </w:p>
        </w:tc>
        <w:tc>
          <w:tcPr>
            <w:tcW w:w="0" w:type="dxa"/>
            <w:shd w:val="clear" w:color="auto" w:fill="auto"/>
            <w:noWrap/>
            <w:hideMark/>
          </w:tcPr>
          <w:p w14:paraId="53B9DB17"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1303.7</w:t>
            </w:r>
          </w:p>
        </w:tc>
        <w:tc>
          <w:tcPr>
            <w:tcW w:w="0" w:type="dxa"/>
            <w:shd w:val="clear" w:color="auto" w:fill="auto"/>
            <w:noWrap/>
            <w:hideMark/>
          </w:tcPr>
          <w:p w14:paraId="1C16D25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27.77253</w:t>
            </w:r>
          </w:p>
        </w:tc>
        <w:tc>
          <w:tcPr>
            <w:tcW w:w="0" w:type="dxa"/>
            <w:shd w:val="clear" w:color="auto" w:fill="auto"/>
            <w:noWrap/>
            <w:hideMark/>
          </w:tcPr>
          <w:p w14:paraId="3290AE1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-98.0336</w:t>
            </w:r>
          </w:p>
        </w:tc>
      </w:tr>
      <w:tr w:rsidR="001B156C" w:rsidRPr="00E2354C" w14:paraId="5F8E7234"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AE79BA7"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8211900</w:t>
            </w:r>
          </w:p>
        </w:tc>
        <w:tc>
          <w:tcPr>
            <w:tcW w:w="0" w:type="dxa"/>
            <w:shd w:val="clear" w:color="auto" w:fill="auto"/>
            <w:noWrap/>
            <w:hideMark/>
          </w:tcPr>
          <w:p w14:paraId="624B1B2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70.96</w:t>
            </w:r>
          </w:p>
        </w:tc>
        <w:tc>
          <w:tcPr>
            <w:tcW w:w="0" w:type="dxa"/>
            <w:shd w:val="clear" w:color="auto" w:fill="auto"/>
            <w:noWrap/>
            <w:hideMark/>
          </w:tcPr>
          <w:p w14:paraId="765C831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22.1</w:t>
            </w:r>
          </w:p>
        </w:tc>
        <w:tc>
          <w:tcPr>
            <w:tcW w:w="0" w:type="dxa"/>
            <w:shd w:val="clear" w:color="auto" w:fill="auto"/>
            <w:noWrap/>
            <w:hideMark/>
          </w:tcPr>
          <w:p w14:paraId="561D51A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61.6</w:t>
            </w:r>
          </w:p>
        </w:tc>
        <w:tc>
          <w:tcPr>
            <w:tcW w:w="0" w:type="dxa"/>
            <w:shd w:val="clear" w:color="auto" w:fill="auto"/>
            <w:noWrap/>
            <w:hideMark/>
          </w:tcPr>
          <w:p w14:paraId="3DD3821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1303.7</w:t>
            </w:r>
          </w:p>
        </w:tc>
        <w:tc>
          <w:tcPr>
            <w:tcW w:w="0" w:type="dxa"/>
            <w:shd w:val="clear" w:color="auto" w:fill="auto"/>
            <w:noWrap/>
            <w:hideMark/>
          </w:tcPr>
          <w:p w14:paraId="76317155"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27.77253</w:t>
            </w:r>
          </w:p>
        </w:tc>
        <w:tc>
          <w:tcPr>
            <w:tcW w:w="0" w:type="dxa"/>
            <w:shd w:val="clear" w:color="auto" w:fill="auto"/>
            <w:noWrap/>
            <w:hideMark/>
          </w:tcPr>
          <w:p w14:paraId="61D5BBB1"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-98.0336</w:t>
            </w:r>
          </w:p>
        </w:tc>
      </w:tr>
      <w:tr w:rsidR="001B156C" w:rsidRPr="00E2354C" w14:paraId="4B0F466E"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76C02D39"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8211520</w:t>
            </w:r>
          </w:p>
        </w:tc>
        <w:tc>
          <w:tcPr>
            <w:tcW w:w="0" w:type="dxa"/>
            <w:shd w:val="clear" w:color="auto" w:fill="auto"/>
            <w:noWrap/>
            <w:hideMark/>
          </w:tcPr>
          <w:p w14:paraId="4593D8F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81.78</w:t>
            </w:r>
          </w:p>
        </w:tc>
        <w:tc>
          <w:tcPr>
            <w:tcW w:w="0" w:type="dxa"/>
            <w:shd w:val="clear" w:color="auto" w:fill="auto"/>
            <w:noWrap/>
            <w:hideMark/>
          </w:tcPr>
          <w:p w14:paraId="53F78646"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22</w:t>
            </w:r>
          </w:p>
        </w:tc>
        <w:tc>
          <w:tcPr>
            <w:tcW w:w="0" w:type="dxa"/>
            <w:shd w:val="clear" w:color="auto" w:fill="auto"/>
            <w:noWrap/>
            <w:hideMark/>
          </w:tcPr>
          <w:p w14:paraId="59E6FFA6"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4</w:t>
            </w:r>
          </w:p>
        </w:tc>
        <w:tc>
          <w:tcPr>
            <w:tcW w:w="0" w:type="dxa"/>
            <w:shd w:val="clear" w:color="auto" w:fill="auto"/>
            <w:noWrap/>
            <w:hideMark/>
          </w:tcPr>
          <w:p w14:paraId="0DEA6371"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227.5</w:t>
            </w:r>
          </w:p>
        </w:tc>
        <w:tc>
          <w:tcPr>
            <w:tcW w:w="0" w:type="dxa"/>
            <w:shd w:val="clear" w:color="auto" w:fill="auto"/>
            <w:noWrap/>
            <w:hideMark/>
          </w:tcPr>
          <w:p w14:paraId="73F59B3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27.71142</w:t>
            </w:r>
          </w:p>
        </w:tc>
        <w:tc>
          <w:tcPr>
            <w:tcW w:w="0" w:type="dxa"/>
            <w:shd w:val="clear" w:color="auto" w:fill="auto"/>
            <w:noWrap/>
            <w:hideMark/>
          </w:tcPr>
          <w:p w14:paraId="3051BEBE"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-97.5019</w:t>
            </w:r>
          </w:p>
        </w:tc>
      </w:tr>
      <w:tr w:rsidR="001B156C" w:rsidRPr="00E2354C" w14:paraId="543C4D4C"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40DC7C6"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8189700</w:t>
            </w:r>
          </w:p>
        </w:tc>
        <w:tc>
          <w:tcPr>
            <w:tcW w:w="0" w:type="dxa"/>
            <w:shd w:val="clear" w:color="auto" w:fill="auto"/>
            <w:noWrap/>
            <w:hideMark/>
          </w:tcPr>
          <w:p w14:paraId="3FB5BA4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82.86</w:t>
            </w:r>
          </w:p>
        </w:tc>
        <w:tc>
          <w:tcPr>
            <w:tcW w:w="0" w:type="dxa"/>
            <w:shd w:val="clear" w:color="auto" w:fill="auto"/>
            <w:noWrap/>
            <w:hideMark/>
          </w:tcPr>
          <w:p w14:paraId="39B88E0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21.4</w:t>
            </w:r>
          </w:p>
        </w:tc>
        <w:tc>
          <w:tcPr>
            <w:tcW w:w="0" w:type="dxa"/>
            <w:shd w:val="clear" w:color="auto" w:fill="auto"/>
            <w:noWrap/>
            <w:hideMark/>
          </w:tcPr>
          <w:p w14:paraId="782DD15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46.9</w:t>
            </w:r>
          </w:p>
        </w:tc>
        <w:tc>
          <w:tcPr>
            <w:tcW w:w="0" w:type="dxa"/>
            <w:shd w:val="clear" w:color="auto" w:fill="auto"/>
            <w:noWrap/>
            <w:hideMark/>
          </w:tcPr>
          <w:p w14:paraId="10C53A9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631.3</w:t>
            </w:r>
          </w:p>
        </w:tc>
        <w:tc>
          <w:tcPr>
            <w:tcW w:w="0" w:type="dxa"/>
            <w:shd w:val="clear" w:color="auto" w:fill="auto"/>
            <w:noWrap/>
            <w:hideMark/>
          </w:tcPr>
          <w:p w14:paraId="79669FD4"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28.2825</w:t>
            </w:r>
          </w:p>
        </w:tc>
        <w:tc>
          <w:tcPr>
            <w:tcW w:w="0" w:type="dxa"/>
            <w:shd w:val="clear" w:color="auto" w:fill="auto"/>
            <w:noWrap/>
            <w:hideMark/>
          </w:tcPr>
          <w:p w14:paraId="710E7F73"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-97.6208</w:t>
            </w:r>
          </w:p>
        </w:tc>
      </w:tr>
      <w:tr w:rsidR="001B156C" w:rsidRPr="00E2354C" w14:paraId="061B86CF"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86E3374"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8189300</w:t>
            </w:r>
          </w:p>
        </w:tc>
        <w:tc>
          <w:tcPr>
            <w:tcW w:w="0" w:type="dxa"/>
            <w:shd w:val="clear" w:color="auto" w:fill="auto"/>
            <w:noWrap/>
            <w:hideMark/>
          </w:tcPr>
          <w:p w14:paraId="26B8B0A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83.72</w:t>
            </w:r>
          </w:p>
        </w:tc>
        <w:tc>
          <w:tcPr>
            <w:tcW w:w="0" w:type="dxa"/>
            <w:shd w:val="clear" w:color="auto" w:fill="auto"/>
            <w:noWrap/>
            <w:hideMark/>
          </w:tcPr>
          <w:p w14:paraId="165CA88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w:t>
            </w:r>
          </w:p>
        </w:tc>
        <w:tc>
          <w:tcPr>
            <w:tcW w:w="0" w:type="dxa"/>
            <w:shd w:val="clear" w:color="auto" w:fill="auto"/>
            <w:noWrap/>
            <w:hideMark/>
          </w:tcPr>
          <w:p w14:paraId="7BBA9BB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56</w:t>
            </w:r>
          </w:p>
        </w:tc>
        <w:tc>
          <w:tcPr>
            <w:tcW w:w="0" w:type="dxa"/>
            <w:shd w:val="clear" w:color="auto" w:fill="auto"/>
            <w:noWrap/>
            <w:hideMark/>
          </w:tcPr>
          <w:p w14:paraId="40F560D3"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527.3</w:t>
            </w:r>
          </w:p>
        </w:tc>
        <w:tc>
          <w:tcPr>
            <w:tcW w:w="0" w:type="dxa"/>
            <w:shd w:val="clear" w:color="auto" w:fill="auto"/>
            <w:noWrap/>
            <w:hideMark/>
          </w:tcPr>
          <w:p w14:paraId="20905D4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28.48305</w:t>
            </w:r>
          </w:p>
        </w:tc>
        <w:tc>
          <w:tcPr>
            <w:tcW w:w="0" w:type="dxa"/>
            <w:shd w:val="clear" w:color="auto" w:fill="auto"/>
            <w:noWrap/>
            <w:hideMark/>
          </w:tcPr>
          <w:p w14:paraId="5D57A32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-97.6567</w:t>
            </w:r>
          </w:p>
        </w:tc>
      </w:tr>
      <w:tr w:rsidR="001B156C" w:rsidRPr="00E2354C" w14:paraId="257D70E9"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690F7309"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8177300</w:t>
            </w:r>
          </w:p>
        </w:tc>
        <w:tc>
          <w:tcPr>
            <w:tcW w:w="0" w:type="dxa"/>
            <w:shd w:val="clear" w:color="auto" w:fill="auto"/>
            <w:noWrap/>
            <w:hideMark/>
          </w:tcPr>
          <w:p w14:paraId="10BD172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93.41</w:t>
            </w:r>
          </w:p>
        </w:tc>
        <w:tc>
          <w:tcPr>
            <w:tcW w:w="0" w:type="dxa"/>
            <w:shd w:val="clear" w:color="auto" w:fill="auto"/>
            <w:noWrap/>
            <w:hideMark/>
          </w:tcPr>
          <w:p w14:paraId="412F23A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21.4</w:t>
            </w:r>
          </w:p>
        </w:tc>
        <w:tc>
          <w:tcPr>
            <w:tcW w:w="0" w:type="dxa"/>
            <w:shd w:val="clear" w:color="auto" w:fill="auto"/>
            <w:noWrap/>
            <w:hideMark/>
          </w:tcPr>
          <w:p w14:paraId="4878166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50</w:t>
            </w:r>
          </w:p>
        </w:tc>
        <w:tc>
          <w:tcPr>
            <w:tcW w:w="0" w:type="dxa"/>
            <w:shd w:val="clear" w:color="auto" w:fill="auto"/>
            <w:noWrap/>
            <w:hideMark/>
          </w:tcPr>
          <w:p w14:paraId="42018CD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72.2</w:t>
            </w:r>
          </w:p>
        </w:tc>
        <w:tc>
          <w:tcPr>
            <w:tcW w:w="0" w:type="dxa"/>
            <w:shd w:val="clear" w:color="auto" w:fill="auto"/>
            <w:noWrap/>
            <w:hideMark/>
          </w:tcPr>
          <w:p w14:paraId="50842EB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28.75166</w:t>
            </w:r>
          </w:p>
        </w:tc>
        <w:tc>
          <w:tcPr>
            <w:tcW w:w="0" w:type="dxa"/>
            <w:shd w:val="clear" w:color="auto" w:fill="auto"/>
            <w:noWrap/>
            <w:hideMark/>
          </w:tcPr>
          <w:p w14:paraId="7A01789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-97.3172</w:t>
            </w:r>
          </w:p>
        </w:tc>
      </w:tr>
      <w:tr w:rsidR="001B156C" w:rsidRPr="00E2354C" w14:paraId="59E5FE58"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58616BF1"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8189200</w:t>
            </w:r>
          </w:p>
        </w:tc>
        <w:tc>
          <w:tcPr>
            <w:tcW w:w="0" w:type="dxa"/>
            <w:shd w:val="clear" w:color="auto" w:fill="auto"/>
            <w:noWrap/>
            <w:hideMark/>
          </w:tcPr>
          <w:p w14:paraId="2C76D977"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97.48</w:t>
            </w:r>
          </w:p>
        </w:tc>
        <w:tc>
          <w:tcPr>
            <w:tcW w:w="0" w:type="dxa"/>
            <w:shd w:val="clear" w:color="auto" w:fill="auto"/>
            <w:noWrap/>
            <w:hideMark/>
          </w:tcPr>
          <w:p w14:paraId="668166B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21.6</w:t>
            </w:r>
          </w:p>
        </w:tc>
        <w:tc>
          <w:tcPr>
            <w:tcW w:w="0" w:type="dxa"/>
            <w:shd w:val="clear" w:color="auto" w:fill="auto"/>
            <w:noWrap/>
            <w:hideMark/>
          </w:tcPr>
          <w:p w14:paraId="0D4DAAE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w:t>
            </w:r>
          </w:p>
        </w:tc>
        <w:tc>
          <w:tcPr>
            <w:tcW w:w="0" w:type="dxa"/>
            <w:shd w:val="clear" w:color="auto" w:fill="auto"/>
            <w:noWrap/>
            <w:hideMark/>
          </w:tcPr>
          <w:p w14:paraId="77A263D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159</w:t>
            </w:r>
          </w:p>
        </w:tc>
        <w:tc>
          <w:tcPr>
            <w:tcW w:w="0" w:type="dxa"/>
            <w:shd w:val="clear" w:color="auto" w:fill="auto"/>
            <w:noWrap/>
            <w:hideMark/>
          </w:tcPr>
          <w:p w14:paraId="2BDE107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28.30362</w:t>
            </w:r>
          </w:p>
        </w:tc>
        <w:tc>
          <w:tcPr>
            <w:tcW w:w="0" w:type="dxa"/>
            <w:shd w:val="clear" w:color="auto" w:fill="auto"/>
            <w:noWrap/>
            <w:hideMark/>
          </w:tcPr>
          <w:p w14:paraId="012A96C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-97.1125</w:t>
            </w:r>
          </w:p>
        </w:tc>
      </w:tr>
      <w:tr w:rsidR="001B156C" w:rsidRPr="00E2354C" w14:paraId="169A9E88"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675B5175"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8189500</w:t>
            </w:r>
          </w:p>
        </w:tc>
        <w:tc>
          <w:tcPr>
            <w:tcW w:w="0" w:type="dxa"/>
            <w:shd w:val="clear" w:color="auto" w:fill="auto"/>
            <w:noWrap/>
            <w:hideMark/>
          </w:tcPr>
          <w:p w14:paraId="3550D27E"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99.32</w:t>
            </w:r>
          </w:p>
        </w:tc>
        <w:tc>
          <w:tcPr>
            <w:tcW w:w="0" w:type="dxa"/>
            <w:shd w:val="clear" w:color="auto" w:fill="auto"/>
            <w:noWrap/>
            <w:hideMark/>
          </w:tcPr>
          <w:p w14:paraId="78A7EF35"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21.6</w:t>
            </w:r>
          </w:p>
        </w:tc>
        <w:tc>
          <w:tcPr>
            <w:tcW w:w="0" w:type="dxa"/>
            <w:shd w:val="clear" w:color="auto" w:fill="auto"/>
            <w:noWrap/>
            <w:hideMark/>
          </w:tcPr>
          <w:p w14:paraId="5D90B06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14</w:t>
            </w:r>
          </w:p>
        </w:tc>
        <w:tc>
          <w:tcPr>
            <w:tcW w:w="0" w:type="dxa"/>
            <w:shd w:val="clear" w:color="auto" w:fill="auto"/>
            <w:noWrap/>
            <w:hideMark/>
          </w:tcPr>
          <w:p w14:paraId="12CB30E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1808.3</w:t>
            </w:r>
          </w:p>
        </w:tc>
        <w:tc>
          <w:tcPr>
            <w:tcW w:w="0" w:type="dxa"/>
            <w:shd w:val="clear" w:color="auto" w:fill="auto"/>
            <w:noWrap/>
            <w:hideMark/>
          </w:tcPr>
          <w:p w14:paraId="182032E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28.29195</w:t>
            </w:r>
          </w:p>
        </w:tc>
        <w:tc>
          <w:tcPr>
            <w:tcW w:w="0" w:type="dxa"/>
            <w:shd w:val="clear" w:color="auto" w:fill="auto"/>
            <w:noWrap/>
            <w:hideMark/>
          </w:tcPr>
          <w:p w14:paraId="264DED7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-97.2792</w:t>
            </w:r>
          </w:p>
        </w:tc>
      </w:tr>
      <w:tr w:rsidR="001B156C" w:rsidRPr="00E2354C" w14:paraId="6A143891"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4C08DC4"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8164600</w:t>
            </w:r>
          </w:p>
        </w:tc>
        <w:tc>
          <w:tcPr>
            <w:tcW w:w="0" w:type="dxa"/>
            <w:shd w:val="clear" w:color="auto" w:fill="auto"/>
            <w:noWrap/>
            <w:hideMark/>
          </w:tcPr>
          <w:p w14:paraId="2A0B612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105.67</w:t>
            </w:r>
          </w:p>
        </w:tc>
        <w:tc>
          <w:tcPr>
            <w:tcW w:w="0" w:type="dxa"/>
            <w:shd w:val="clear" w:color="auto" w:fill="auto"/>
            <w:noWrap/>
            <w:hideMark/>
          </w:tcPr>
          <w:p w14:paraId="119C1EC5"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21.1</w:t>
            </w:r>
          </w:p>
        </w:tc>
        <w:tc>
          <w:tcPr>
            <w:tcW w:w="0" w:type="dxa"/>
            <w:shd w:val="clear" w:color="auto" w:fill="auto"/>
            <w:noWrap/>
            <w:hideMark/>
          </w:tcPr>
          <w:p w14:paraId="2D55251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20.1</w:t>
            </w:r>
          </w:p>
        </w:tc>
        <w:tc>
          <w:tcPr>
            <w:tcW w:w="0" w:type="dxa"/>
            <w:shd w:val="clear" w:color="auto" w:fill="auto"/>
            <w:noWrap/>
            <w:hideMark/>
          </w:tcPr>
          <w:p w14:paraId="367D903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253.9</w:t>
            </w:r>
          </w:p>
        </w:tc>
        <w:tc>
          <w:tcPr>
            <w:tcW w:w="0" w:type="dxa"/>
            <w:shd w:val="clear" w:color="auto" w:fill="auto"/>
            <w:noWrap/>
            <w:hideMark/>
          </w:tcPr>
          <w:p w14:paraId="0A118CA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28.89138</w:t>
            </w:r>
          </w:p>
        </w:tc>
        <w:tc>
          <w:tcPr>
            <w:tcW w:w="0" w:type="dxa"/>
            <w:shd w:val="clear" w:color="auto" w:fill="auto"/>
            <w:noWrap/>
            <w:hideMark/>
          </w:tcPr>
          <w:p w14:paraId="5E4DCF3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-96.8191</w:t>
            </w:r>
          </w:p>
        </w:tc>
      </w:tr>
      <w:tr w:rsidR="001B156C" w:rsidRPr="00E2354C" w14:paraId="53BC3F14"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4CAF19D"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8164800</w:t>
            </w:r>
          </w:p>
        </w:tc>
        <w:tc>
          <w:tcPr>
            <w:tcW w:w="0" w:type="dxa"/>
            <w:shd w:val="clear" w:color="auto" w:fill="auto"/>
            <w:noWrap/>
            <w:hideMark/>
          </w:tcPr>
          <w:p w14:paraId="18A3CCD5"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108.1</w:t>
            </w:r>
          </w:p>
        </w:tc>
        <w:tc>
          <w:tcPr>
            <w:tcW w:w="0" w:type="dxa"/>
            <w:shd w:val="clear" w:color="auto" w:fill="auto"/>
            <w:noWrap/>
            <w:hideMark/>
          </w:tcPr>
          <w:p w14:paraId="5EF5D514"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21.2</w:t>
            </w:r>
          </w:p>
        </w:tc>
        <w:tc>
          <w:tcPr>
            <w:tcW w:w="0" w:type="dxa"/>
            <w:shd w:val="clear" w:color="auto" w:fill="auto"/>
            <w:noWrap/>
            <w:hideMark/>
          </w:tcPr>
          <w:p w14:paraId="17FC47F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w:t>
            </w:r>
          </w:p>
        </w:tc>
        <w:tc>
          <w:tcPr>
            <w:tcW w:w="0" w:type="dxa"/>
            <w:shd w:val="clear" w:color="auto" w:fill="auto"/>
            <w:noWrap/>
            <w:hideMark/>
          </w:tcPr>
          <w:p w14:paraId="4461B78E"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172.2</w:t>
            </w:r>
          </w:p>
        </w:tc>
        <w:tc>
          <w:tcPr>
            <w:tcW w:w="0" w:type="dxa"/>
            <w:shd w:val="clear" w:color="auto" w:fill="auto"/>
            <w:noWrap/>
            <w:hideMark/>
          </w:tcPr>
          <w:p w14:paraId="73CBA0D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28.72527</w:t>
            </w:r>
          </w:p>
        </w:tc>
        <w:tc>
          <w:tcPr>
            <w:tcW w:w="0" w:type="dxa"/>
            <w:shd w:val="clear" w:color="auto" w:fill="auto"/>
            <w:noWrap/>
            <w:hideMark/>
          </w:tcPr>
          <w:p w14:paraId="65E66BA3"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-96.7689</w:t>
            </w:r>
          </w:p>
        </w:tc>
      </w:tr>
      <w:tr w:rsidR="001B156C" w:rsidRPr="00E2354C" w14:paraId="44390080"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77CCCD8F"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8115000</w:t>
            </w:r>
          </w:p>
        </w:tc>
        <w:tc>
          <w:tcPr>
            <w:tcW w:w="0" w:type="dxa"/>
            <w:shd w:val="clear" w:color="auto" w:fill="auto"/>
            <w:noWrap/>
            <w:hideMark/>
          </w:tcPr>
          <w:p w14:paraId="06F6EB5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121.13</w:t>
            </w:r>
          </w:p>
        </w:tc>
        <w:tc>
          <w:tcPr>
            <w:tcW w:w="0" w:type="dxa"/>
            <w:shd w:val="clear" w:color="auto" w:fill="auto"/>
            <w:noWrap/>
            <w:hideMark/>
          </w:tcPr>
          <w:p w14:paraId="49AF8DAC"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20.4</w:t>
            </w:r>
          </w:p>
        </w:tc>
        <w:tc>
          <w:tcPr>
            <w:tcW w:w="0" w:type="dxa"/>
            <w:shd w:val="clear" w:color="auto" w:fill="auto"/>
            <w:noWrap/>
            <w:hideMark/>
          </w:tcPr>
          <w:p w14:paraId="6EDADF3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23</w:t>
            </w:r>
          </w:p>
        </w:tc>
        <w:tc>
          <w:tcPr>
            <w:tcW w:w="0" w:type="dxa"/>
            <w:shd w:val="clear" w:color="auto" w:fill="auto"/>
            <w:noWrap/>
            <w:hideMark/>
          </w:tcPr>
          <w:p w14:paraId="5DB32C9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116.7</w:t>
            </w:r>
          </w:p>
        </w:tc>
        <w:tc>
          <w:tcPr>
            <w:tcW w:w="0" w:type="dxa"/>
            <w:shd w:val="clear" w:color="auto" w:fill="auto"/>
            <w:noWrap/>
            <w:hideMark/>
          </w:tcPr>
          <w:p w14:paraId="3DC3237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29.47663</w:t>
            </w:r>
          </w:p>
        </w:tc>
        <w:tc>
          <w:tcPr>
            <w:tcW w:w="0" w:type="dxa"/>
            <w:shd w:val="clear" w:color="auto" w:fill="auto"/>
            <w:noWrap/>
            <w:hideMark/>
          </w:tcPr>
          <w:p w14:paraId="0234F21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-95.8127</w:t>
            </w:r>
          </w:p>
        </w:tc>
      </w:tr>
      <w:tr w:rsidR="001B156C" w:rsidRPr="00E2354C" w14:paraId="362B1F6D"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59D510A8"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8068390</w:t>
            </w:r>
          </w:p>
        </w:tc>
        <w:tc>
          <w:tcPr>
            <w:tcW w:w="0" w:type="dxa"/>
            <w:shd w:val="clear" w:color="auto" w:fill="auto"/>
            <w:noWrap/>
            <w:hideMark/>
          </w:tcPr>
          <w:p w14:paraId="5DECEBEC"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125.17</w:t>
            </w:r>
          </w:p>
        </w:tc>
        <w:tc>
          <w:tcPr>
            <w:tcW w:w="0" w:type="dxa"/>
            <w:shd w:val="clear" w:color="auto" w:fill="auto"/>
            <w:noWrap/>
            <w:hideMark/>
          </w:tcPr>
          <w:p w14:paraId="6523B657"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19.8</w:t>
            </w:r>
          </w:p>
        </w:tc>
        <w:tc>
          <w:tcPr>
            <w:tcW w:w="0" w:type="dxa"/>
            <w:shd w:val="clear" w:color="auto" w:fill="auto"/>
            <w:noWrap/>
            <w:hideMark/>
          </w:tcPr>
          <w:p w14:paraId="2617203E"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41</w:t>
            </w:r>
          </w:p>
        </w:tc>
        <w:tc>
          <w:tcPr>
            <w:tcW w:w="0" w:type="dxa"/>
            <w:shd w:val="clear" w:color="auto" w:fill="auto"/>
            <w:noWrap/>
            <w:hideMark/>
          </w:tcPr>
          <w:p w14:paraId="603CAEEE"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40.2</w:t>
            </w:r>
          </w:p>
        </w:tc>
        <w:tc>
          <w:tcPr>
            <w:tcW w:w="0" w:type="dxa"/>
            <w:shd w:val="clear" w:color="auto" w:fill="auto"/>
            <w:noWrap/>
            <w:hideMark/>
          </w:tcPr>
          <w:p w14:paraId="130FDA7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30.19056</w:t>
            </w:r>
          </w:p>
        </w:tc>
        <w:tc>
          <w:tcPr>
            <w:tcW w:w="0" w:type="dxa"/>
            <w:shd w:val="clear" w:color="auto" w:fill="auto"/>
            <w:noWrap/>
            <w:hideMark/>
          </w:tcPr>
          <w:p w14:paraId="623C162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-95.4911</w:t>
            </w:r>
          </w:p>
        </w:tc>
      </w:tr>
      <w:tr w:rsidR="001B156C" w:rsidRPr="00E2354C" w14:paraId="75B1F30D"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F616E18"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lastRenderedPageBreak/>
              <w:t>8068450</w:t>
            </w:r>
          </w:p>
        </w:tc>
        <w:tc>
          <w:tcPr>
            <w:tcW w:w="0" w:type="dxa"/>
            <w:shd w:val="clear" w:color="auto" w:fill="auto"/>
            <w:noWrap/>
            <w:hideMark/>
          </w:tcPr>
          <w:p w14:paraId="47C94BDC"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125.41</w:t>
            </w:r>
          </w:p>
        </w:tc>
        <w:tc>
          <w:tcPr>
            <w:tcW w:w="0" w:type="dxa"/>
            <w:shd w:val="clear" w:color="auto" w:fill="auto"/>
            <w:noWrap/>
            <w:hideMark/>
          </w:tcPr>
          <w:p w14:paraId="1070192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19.9</w:t>
            </w:r>
          </w:p>
        </w:tc>
        <w:tc>
          <w:tcPr>
            <w:tcW w:w="0" w:type="dxa"/>
            <w:shd w:val="clear" w:color="auto" w:fill="auto"/>
            <w:noWrap/>
            <w:hideMark/>
          </w:tcPr>
          <w:p w14:paraId="3781CC07"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37</w:t>
            </w:r>
          </w:p>
        </w:tc>
        <w:tc>
          <w:tcPr>
            <w:tcW w:w="0" w:type="dxa"/>
            <w:shd w:val="clear" w:color="auto" w:fill="auto"/>
            <w:noWrap/>
            <w:hideMark/>
          </w:tcPr>
          <w:p w14:paraId="097D00B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88.3</w:t>
            </w:r>
          </w:p>
        </w:tc>
        <w:tc>
          <w:tcPr>
            <w:tcW w:w="0" w:type="dxa"/>
            <w:shd w:val="clear" w:color="auto" w:fill="auto"/>
            <w:noWrap/>
            <w:hideMark/>
          </w:tcPr>
          <w:p w14:paraId="1B91FE1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30.13105</w:t>
            </w:r>
          </w:p>
        </w:tc>
        <w:tc>
          <w:tcPr>
            <w:tcW w:w="0" w:type="dxa"/>
            <w:shd w:val="clear" w:color="auto" w:fill="auto"/>
            <w:noWrap/>
            <w:hideMark/>
          </w:tcPr>
          <w:p w14:paraId="4ACEAC3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-95.4813</w:t>
            </w:r>
          </w:p>
        </w:tc>
      </w:tr>
    </w:tbl>
    <w:p w14:paraId="46C62C96" w14:textId="77777777" w:rsidR="001B156C" w:rsidRPr="009A7FCE" w:rsidRDefault="001B156C" w:rsidP="009A7FCE">
      <w:pPr>
        <w:spacing w:line="480" w:lineRule="auto"/>
        <w:contextualSpacing/>
        <w:rPr>
          <w:strike/>
          <w:noProof/>
          <w:lang w:val="nb-NO"/>
        </w:rPr>
      </w:pPr>
    </w:p>
    <w:p w14:paraId="3BA961DD" w14:textId="77777777" w:rsidR="001B156C" w:rsidRPr="009A7FCE" w:rsidRDefault="001B156C" w:rsidP="009A7FCE">
      <w:pPr>
        <w:spacing w:line="480" w:lineRule="auto"/>
        <w:contextualSpacing/>
        <w:rPr>
          <w:rFonts w:eastAsia="Times New Roman"/>
          <w:strike/>
          <w:color w:val="000000"/>
          <w:lang w:eastAsia="zh-CN"/>
        </w:rPr>
      </w:pPr>
      <w:r w:rsidRPr="009A7FCE">
        <w:rPr>
          <w:rFonts w:eastAsia="Times New Roman"/>
          <w:strike/>
          <w:color w:val="000000"/>
          <w:lang w:eastAsia="zh-CN"/>
        </w:rPr>
        <w:t xml:space="preserve">Table 1. Descriptions of climate and geographic characteristics of the selected sample sites </w:t>
      </w:r>
      <w:r w:rsidRPr="009A7FCE">
        <w:rPr>
          <w:rFonts w:eastAsia="Times New Roman"/>
          <w:strike/>
          <w:color w:val="000000"/>
          <w:lang w:eastAsia="zh-CN"/>
        </w:rPr>
        <w:fldChar w:fldCharType="begin"/>
      </w:r>
      <w:r w:rsidRPr="009A7FCE">
        <w:rPr>
          <w:rFonts w:eastAsia="Times New Roman"/>
          <w:strike/>
          <w:color w:val="000000"/>
          <w:lang w:eastAsia="zh-CN"/>
        </w:rPr>
        <w:instrText xml:space="preserve"> ADDIN EN.CITE &lt;EndNote&gt;&lt;Cite&gt;&lt;Author&gt;J&lt;/Author&gt;&lt;Year&gt;2011&lt;/Year&gt;&lt;RecNum&gt;67&lt;/RecNum&gt;&lt;DisplayText&gt;(Falcone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9A7FCE">
        <w:rPr>
          <w:rFonts w:eastAsia="Times New Roman"/>
          <w:strike/>
          <w:color w:val="000000"/>
          <w:lang w:eastAsia="zh-CN"/>
        </w:rPr>
        <w:fldChar w:fldCharType="separate"/>
      </w:r>
      <w:r w:rsidRPr="009A7FCE">
        <w:rPr>
          <w:rFonts w:eastAsia="Times New Roman"/>
          <w:strike/>
          <w:noProof/>
          <w:color w:val="000000"/>
          <w:lang w:eastAsia="zh-CN"/>
        </w:rPr>
        <w:t>(Falcone 2011)</w:t>
      </w:r>
      <w:r w:rsidRPr="009A7FCE">
        <w:rPr>
          <w:rFonts w:eastAsia="Times New Roman"/>
          <w:strike/>
          <w:color w:val="000000"/>
          <w:lang w:eastAsia="zh-CN"/>
        </w:rPr>
        <w:fldChar w:fldCharType="end"/>
      </w:r>
      <w:r w:rsidRPr="009A7FCE">
        <w:rPr>
          <w:rFonts w:eastAsia="Times New Roman"/>
          <w:strike/>
          <w:color w:val="000000"/>
          <w:lang w:eastAsia="zh-CN"/>
        </w:rPr>
        <w:t xml:space="preserve">. </w:t>
      </w:r>
      <w:commentRangeStart w:id="1162"/>
      <w:r w:rsidRPr="009A7FCE">
        <w:rPr>
          <w:rFonts w:eastAsia="Times New Roman"/>
          <w:strike/>
          <w:color w:val="000000"/>
          <w:lang w:eastAsia="zh-CN"/>
        </w:rPr>
        <w:t>Mean annual precipitation at the gauge location is calculated from an 800 m prism using a 30-year record (1971-2000). Note as precipitation increases, drainage area decreases to maintain similar stream hydrological classification.</w:t>
      </w:r>
      <w:commentRangeEnd w:id="1162"/>
      <w:r w:rsidR="00CD2A88" w:rsidRPr="009A7FCE">
        <w:rPr>
          <w:rStyle w:val="CommentReference"/>
          <w:strike/>
        </w:rPr>
        <w:commentReference w:id="1162"/>
      </w:r>
    </w:p>
    <w:p w14:paraId="6C1C4049" w14:textId="18E3BE4C" w:rsidR="001B156C" w:rsidRDefault="001B156C" w:rsidP="00CD2A88">
      <w:pPr>
        <w:spacing w:line="480" w:lineRule="auto"/>
        <w:contextualSpacing/>
        <w:rPr>
          <w:noProof/>
        </w:rPr>
      </w:pPr>
    </w:p>
    <w:p w14:paraId="74083463" w14:textId="0485B16F" w:rsidR="00CD2A88" w:rsidRPr="009A7FCE" w:rsidRDefault="00CD2A88" w:rsidP="009A7FCE">
      <w:pPr>
        <w:spacing w:line="480" w:lineRule="auto"/>
        <w:contextualSpacing/>
        <w:rPr>
          <w:noProof/>
        </w:rPr>
      </w:pPr>
      <w:r>
        <w:rPr>
          <w:noProof/>
        </w:rPr>
        <w:t>Table 1. Climate and geographic characterisics of the sample sites</w:t>
      </w:r>
    </w:p>
    <w:tbl>
      <w:tblPr>
        <w:tblStyle w:val="PlainTable5"/>
        <w:tblW w:w="9355" w:type="dxa"/>
        <w:tblLook w:val="04A0" w:firstRow="1" w:lastRow="0" w:firstColumn="1" w:lastColumn="0" w:noHBand="0" w:noVBand="1"/>
      </w:tblPr>
      <w:tblGrid>
        <w:gridCol w:w="1170"/>
        <w:gridCol w:w="1710"/>
        <w:gridCol w:w="1440"/>
        <w:gridCol w:w="1170"/>
        <w:gridCol w:w="1260"/>
        <w:gridCol w:w="1080"/>
        <w:gridCol w:w="1525"/>
      </w:tblGrid>
      <w:tr w:rsidR="00CD2A88" w:rsidRPr="00CD2A88" w14:paraId="1056ED74" w14:textId="77777777" w:rsidTr="00E235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0" w:type="dxa"/>
          </w:tcPr>
          <w:p w14:paraId="43E9D0DE" w14:textId="48697651" w:rsidR="00CD2A88" w:rsidRPr="00E2354C" w:rsidRDefault="00CD2A88" w:rsidP="00255967">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noProof/>
                <w:sz w:val="16"/>
                <w:szCs w:val="16"/>
              </w:rPr>
              <w:t>USGS Gauge</w:t>
            </w:r>
          </w:p>
        </w:tc>
        <w:tc>
          <w:tcPr>
            <w:tcW w:w="1710" w:type="dxa"/>
          </w:tcPr>
          <w:p w14:paraId="7BFEA09F" w14:textId="563B08A8"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Precipitation (cm/yr)</w:t>
            </w:r>
          </w:p>
        </w:tc>
        <w:tc>
          <w:tcPr>
            <w:tcW w:w="1440" w:type="dxa"/>
          </w:tcPr>
          <w:p w14:paraId="7264FB01" w14:textId="3A84C318"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Temperature (</w:t>
            </w:r>
            <w:r w:rsidRPr="00E2354C">
              <w:rPr>
                <w:rFonts w:ascii="Times New Roman" w:hAnsi="Times New Roman" w:cs="Times New Roman"/>
                <w:i w:val="0"/>
                <w:noProof/>
                <w:sz w:val="16"/>
                <w:szCs w:val="16"/>
                <w:vertAlign w:val="superscript"/>
              </w:rPr>
              <w:t>o</w:t>
            </w:r>
            <w:r w:rsidRPr="00E2354C">
              <w:rPr>
                <w:rFonts w:ascii="Times New Roman" w:hAnsi="Times New Roman" w:cs="Times New Roman"/>
                <w:i w:val="0"/>
                <w:noProof/>
                <w:sz w:val="16"/>
                <w:szCs w:val="16"/>
              </w:rPr>
              <w:t>C)</w:t>
            </w:r>
          </w:p>
        </w:tc>
        <w:tc>
          <w:tcPr>
            <w:tcW w:w="1170" w:type="dxa"/>
          </w:tcPr>
          <w:p w14:paraId="26FE5053" w14:textId="53B1434C"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Elevation (m)</w:t>
            </w:r>
          </w:p>
        </w:tc>
        <w:tc>
          <w:tcPr>
            <w:tcW w:w="1260" w:type="dxa"/>
          </w:tcPr>
          <w:p w14:paraId="055C367B" w14:textId="0F9596DA"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Drainge (km</w:t>
            </w:r>
            <w:r w:rsidRPr="00E2354C">
              <w:rPr>
                <w:rFonts w:ascii="Times New Roman" w:hAnsi="Times New Roman" w:cs="Times New Roman"/>
                <w:i w:val="0"/>
                <w:noProof/>
                <w:sz w:val="16"/>
                <w:szCs w:val="16"/>
                <w:vertAlign w:val="superscript"/>
              </w:rPr>
              <w:t>2</w:t>
            </w:r>
            <w:r w:rsidRPr="00E2354C">
              <w:rPr>
                <w:rFonts w:ascii="Times New Roman" w:hAnsi="Times New Roman" w:cs="Times New Roman"/>
                <w:i w:val="0"/>
                <w:noProof/>
                <w:sz w:val="16"/>
                <w:szCs w:val="16"/>
              </w:rPr>
              <w:t>)</w:t>
            </w:r>
          </w:p>
        </w:tc>
        <w:tc>
          <w:tcPr>
            <w:tcW w:w="1080" w:type="dxa"/>
          </w:tcPr>
          <w:p w14:paraId="3DA2B43F" w14:textId="0EDA4DB2"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Latitude</w:t>
            </w:r>
          </w:p>
        </w:tc>
        <w:tc>
          <w:tcPr>
            <w:tcW w:w="1525" w:type="dxa"/>
          </w:tcPr>
          <w:p w14:paraId="25E9AB22" w14:textId="772FC7D5"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Longitude</w:t>
            </w:r>
          </w:p>
        </w:tc>
      </w:tr>
      <w:tr w:rsidR="00CD2A88" w:rsidRPr="00CD2A88" w14:paraId="241DC8FA"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71E03429" w14:textId="68F43223"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8212300</w:t>
            </w:r>
          </w:p>
        </w:tc>
        <w:tc>
          <w:tcPr>
            <w:tcW w:w="1710" w:type="dxa"/>
          </w:tcPr>
          <w:p w14:paraId="413DEB80" w14:textId="7B346312"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61</w:t>
            </w:r>
          </w:p>
        </w:tc>
        <w:tc>
          <w:tcPr>
            <w:tcW w:w="1440" w:type="dxa"/>
          </w:tcPr>
          <w:p w14:paraId="7F8068D6" w14:textId="23C99B22"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22.1</w:t>
            </w:r>
          </w:p>
        </w:tc>
        <w:tc>
          <w:tcPr>
            <w:tcW w:w="1170" w:type="dxa"/>
          </w:tcPr>
          <w:p w14:paraId="7C42C3B0" w14:textId="085128EB"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18</w:t>
            </w:r>
          </w:p>
        </w:tc>
        <w:tc>
          <w:tcPr>
            <w:tcW w:w="1260" w:type="dxa"/>
          </w:tcPr>
          <w:p w14:paraId="285A3126" w14:textId="2C9B7060"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1303.7</w:t>
            </w:r>
          </w:p>
        </w:tc>
        <w:tc>
          <w:tcPr>
            <w:tcW w:w="1080" w:type="dxa"/>
          </w:tcPr>
          <w:p w14:paraId="271C3C2C" w14:textId="6232E4C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27.77253</w:t>
            </w:r>
          </w:p>
        </w:tc>
        <w:tc>
          <w:tcPr>
            <w:tcW w:w="1525" w:type="dxa"/>
          </w:tcPr>
          <w:p w14:paraId="013D34C3" w14:textId="557F47DC"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-98.0336</w:t>
            </w:r>
          </w:p>
        </w:tc>
      </w:tr>
      <w:tr w:rsidR="00CD2A88" w:rsidRPr="00CD2A88" w14:paraId="60F69E5A"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25B3D1C6" w14:textId="0EF4AB27"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8211900</w:t>
            </w:r>
          </w:p>
        </w:tc>
        <w:tc>
          <w:tcPr>
            <w:tcW w:w="1710" w:type="dxa"/>
          </w:tcPr>
          <w:p w14:paraId="7E836BAF" w14:textId="5B569DAE"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70.96</w:t>
            </w:r>
          </w:p>
        </w:tc>
        <w:tc>
          <w:tcPr>
            <w:tcW w:w="1440" w:type="dxa"/>
          </w:tcPr>
          <w:p w14:paraId="12C71D76" w14:textId="24EC03FD"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22.1</w:t>
            </w:r>
          </w:p>
        </w:tc>
        <w:tc>
          <w:tcPr>
            <w:tcW w:w="1170" w:type="dxa"/>
          </w:tcPr>
          <w:p w14:paraId="7BC203EB" w14:textId="0D61CA58"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61.6</w:t>
            </w:r>
          </w:p>
        </w:tc>
        <w:tc>
          <w:tcPr>
            <w:tcW w:w="1260" w:type="dxa"/>
          </w:tcPr>
          <w:p w14:paraId="5D1D3638" w14:textId="7B9C45BE"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1303.7</w:t>
            </w:r>
          </w:p>
        </w:tc>
        <w:tc>
          <w:tcPr>
            <w:tcW w:w="1080" w:type="dxa"/>
          </w:tcPr>
          <w:p w14:paraId="44B5F941" w14:textId="352C7792"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27.77253</w:t>
            </w:r>
          </w:p>
        </w:tc>
        <w:tc>
          <w:tcPr>
            <w:tcW w:w="1525" w:type="dxa"/>
          </w:tcPr>
          <w:p w14:paraId="14281692" w14:textId="05F3E519"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-98.0336</w:t>
            </w:r>
          </w:p>
        </w:tc>
      </w:tr>
      <w:tr w:rsidR="00CD2A88" w:rsidRPr="00CD2A88" w14:paraId="390017A5"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7025CF30" w14:textId="78A8A760"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8211520</w:t>
            </w:r>
          </w:p>
        </w:tc>
        <w:tc>
          <w:tcPr>
            <w:tcW w:w="1710" w:type="dxa"/>
          </w:tcPr>
          <w:p w14:paraId="758A653C" w14:textId="792A1006"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81.78</w:t>
            </w:r>
          </w:p>
        </w:tc>
        <w:tc>
          <w:tcPr>
            <w:tcW w:w="1440" w:type="dxa"/>
          </w:tcPr>
          <w:p w14:paraId="595AB84A" w14:textId="5DB5A3A6"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22</w:t>
            </w:r>
          </w:p>
        </w:tc>
        <w:tc>
          <w:tcPr>
            <w:tcW w:w="1170" w:type="dxa"/>
          </w:tcPr>
          <w:p w14:paraId="085CD4B7" w14:textId="1C53FFAF"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4</w:t>
            </w:r>
          </w:p>
        </w:tc>
        <w:tc>
          <w:tcPr>
            <w:tcW w:w="1260" w:type="dxa"/>
          </w:tcPr>
          <w:p w14:paraId="6C591E2F" w14:textId="5D849106"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227.5</w:t>
            </w:r>
          </w:p>
        </w:tc>
        <w:tc>
          <w:tcPr>
            <w:tcW w:w="1080" w:type="dxa"/>
          </w:tcPr>
          <w:p w14:paraId="31E7E9A3" w14:textId="41BC72B7"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27.71142</w:t>
            </w:r>
          </w:p>
        </w:tc>
        <w:tc>
          <w:tcPr>
            <w:tcW w:w="1525" w:type="dxa"/>
          </w:tcPr>
          <w:p w14:paraId="28FACFBC" w14:textId="7589A0A8"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-97.5019</w:t>
            </w:r>
          </w:p>
        </w:tc>
      </w:tr>
      <w:tr w:rsidR="00CD2A88" w:rsidRPr="00CD2A88" w14:paraId="0759FBCF"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5397DF32" w14:textId="3BE5467E"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8189700</w:t>
            </w:r>
          </w:p>
        </w:tc>
        <w:tc>
          <w:tcPr>
            <w:tcW w:w="1710" w:type="dxa"/>
          </w:tcPr>
          <w:p w14:paraId="045A5B3B" w14:textId="65CE142E"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82.86</w:t>
            </w:r>
          </w:p>
        </w:tc>
        <w:tc>
          <w:tcPr>
            <w:tcW w:w="1440" w:type="dxa"/>
          </w:tcPr>
          <w:p w14:paraId="196AA6A6" w14:textId="2DE922B2"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21.4</w:t>
            </w:r>
          </w:p>
        </w:tc>
        <w:tc>
          <w:tcPr>
            <w:tcW w:w="1170" w:type="dxa"/>
          </w:tcPr>
          <w:p w14:paraId="2B87FB55" w14:textId="63E4D569"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46.9</w:t>
            </w:r>
          </w:p>
        </w:tc>
        <w:tc>
          <w:tcPr>
            <w:tcW w:w="1260" w:type="dxa"/>
          </w:tcPr>
          <w:p w14:paraId="1AC1BB3B" w14:textId="5CDC19AD"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631.3</w:t>
            </w:r>
          </w:p>
        </w:tc>
        <w:tc>
          <w:tcPr>
            <w:tcW w:w="1080" w:type="dxa"/>
          </w:tcPr>
          <w:p w14:paraId="153887A0" w14:textId="02D1D758"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28.2825</w:t>
            </w:r>
          </w:p>
        </w:tc>
        <w:tc>
          <w:tcPr>
            <w:tcW w:w="1525" w:type="dxa"/>
          </w:tcPr>
          <w:p w14:paraId="34B7B9A7" w14:textId="473F081C"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-97.6208</w:t>
            </w:r>
          </w:p>
        </w:tc>
      </w:tr>
      <w:tr w:rsidR="00CD2A88" w:rsidRPr="00CD2A88" w14:paraId="2A35CDC5"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221DFA42" w14:textId="5826FC67"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8189300</w:t>
            </w:r>
          </w:p>
        </w:tc>
        <w:tc>
          <w:tcPr>
            <w:tcW w:w="1710" w:type="dxa"/>
          </w:tcPr>
          <w:p w14:paraId="73168972" w14:textId="6AADF147"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83.72</w:t>
            </w:r>
          </w:p>
        </w:tc>
        <w:tc>
          <w:tcPr>
            <w:tcW w:w="1440" w:type="dxa"/>
          </w:tcPr>
          <w:p w14:paraId="42A3C197" w14:textId="2E0E2648"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21</w:t>
            </w:r>
          </w:p>
        </w:tc>
        <w:tc>
          <w:tcPr>
            <w:tcW w:w="1170" w:type="dxa"/>
          </w:tcPr>
          <w:p w14:paraId="1F469C58" w14:textId="6FDF6ACD"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56</w:t>
            </w:r>
          </w:p>
        </w:tc>
        <w:tc>
          <w:tcPr>
            <w:tcW w:w="1260" w:type="dxa"/>
          </w:tcPr>
          <w:p w14:paraId="72E89151" w14:textId="691121B9"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527.3</w:t>
            </w:r>
          </w:p>
        </w:tc>
        <w:tc>
          <w:tcPr>
            <w:tcW w:w="1080" w:type="dxa"/>
          </w:tcPr>
          <w:p w14:paraId="5F1BB6DA" w14:textId="51479BBC"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28.48305</w:t>
            </w:r>
          </w:p>
        </w:tc>
        <w:tc>
          <w:tcPr>
            <w:tcW w:w="1525" w:type="dxa"/>
          </w:tcPr>
          <w:p w14:paraId="4542AEB9" w14:textId="432E59DB"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-97.6567</w:t>
            </w:r>
          </w:p>
        </w:tc>
      </w:tr>
      <w:tr w:rsidR="00CD2A88" w:rsidRPr="00CD2A88" w14:paraId="3388E23C"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6D23BAE2" w14:textId="643A093D"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8177300</w:t>
            </w:r>
          </w:p>
        </w:tc>
        <w:tc>
          <w:tcPr>
            <w:tcW w:w="1710" w:type="dxa"/>
          </w:tcPr>
          <w:p w14:paraId="0EC55269" w14:textId="21814B78"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93.41</w:t>
            </w:r>
          </w:p>
        </w:tc>
        <w:tc>
          <w:tcPr>
            <w:tcW w:w="1440" w:type="dxa"/>
          </w:tcPr>
          <w:p w14:paraId="42F7459C" w14:textId="7838FA0E"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21.4</w:t>
            </w:r>
          </w:p>
        </w:tc>
        <w:tc>
          <w:tcPr>
            <w:tcW w:w="1170" w:type="dxa"/>
          </w:tcPr>
          <w:p w14:paraId="233645BE" w14:textId="3CDDE585"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50</w:t>
            </w:r>
          </w:p>
        </w:tc>
        <w:tc>
          <w:tcPr>
            <w:tcW w:w="1260" w:type="dxa"/>
          </w:tcPr>
          <w:p w14:paraId="741E5C38" w14:textId="27BAF1AA"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72.2</w:t>
            </w:r>
          </w:p>
        </w:tc>
        <w:tc>
          <w:tcPr>
            <w:tcW w:w="1080" w:type="dxa"/>
          </w:tcPr>
          <w:p w14:paraId="4BC4B426" w14:textId="49D5D223"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28.75166</w:t>
            </w:r>
          </w:p>
        </w:tc>
        <w:tc>
          <w:tcPr>
            <w:tcW w:w="1525" w:type="dxa"/>
          </w:tcPr>
          <w:p w14:paraId="543FED8B" w14:textId="2AEB5837"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-97.3172</w:t>
            </w:r>
          </w:p>
        </w:tc>
      </w:tr>
      <w:tr w:rsidR="00CD2A88" w:rsidRPr="00CD2A88" w14:paraId="206CF2EF"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255BF17D" w14:textId="21A4051B"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8189200</w:t>
            </w:r>
          </w:p>
        </w:tc>
        <w:tc>
          <w:tcPr>
            <w:tcW w:w="1710" w:type="dxa"/>
          </w:tcPr>
          <w:p w14:paraId="534C0C25" w14:textId="2C64AF7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97.48</w:t>
            </w:r>
          </w:p>
        </w:tc>
        <w:tc>
          <w:tcPr>
            <w:tcW w:w="1440" w:type="dxa"/>
          </w:tcPr>
          <w:p w14:paraId="277AC913" w14:textId="2DABDC6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21.6</w:t>
            </w:r>
          </w:p>
        </w:tc>
        <w:tc>
          <w:tcPr>
            <w:tcW w:w="1170" w:type="dxa"/>
          </w:tcPr>
          <w:p w14:paraId="2C80AB61" w14:textId="3532CDB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8</w:t>
            </w:r>
          </w:p>
        </w:tc>
        <w:tc>
          <w:tcPr>
            <w:tcW w:w="1260" w:type="dxa"/>
          </w:tcPr>
          <w:p w14:paraId="5F3B7B08" w14:textId="790A6960"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159</w:t>
            </w:r>
          </w:p>
        </w:tc>
        <w:tc>
          <w:tcPr>
            <w:tcW w:w="1080" w:type="dxa"/>
          </w:tcPr>
          <w:p w14:paraId="07EBD719" w14:textId="1F7972CD"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28.30362</w:t>
            </w:r>
          </w:p>
        </w:tc>
        <w:tc>
          <w:tcPr>
            <w:tcW w:w="1525" w:type="dxa"/>
          </w:tcPr>
          <w:p w14:paraId="7DA790DA" w14:textId="1135DDBE"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-97.1125</w:t>
            </w:r>
          </w:p>
        </w:tc>
      </w:tr>
      <w:tr w:rsidR="00CD2A88" w:rsidRPr="00CD2A88" w14:paraId="445C2389"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0EB0787E" w14:textId="5A888F7F"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8189500</w:t>
            </w:r>
          </w:p>
        </w:tc>
        <w:tc>
          <w:tcPr>
            <w:tcW w:w="1710" w:type="dxa"/>
          </w:tcPr>
          <w:p w14:paraId="230B400F" w14:textId="43F5F44C"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99.32</w:t>
            </w:r>
          </w:p>
        </w:tc>
        <w:tc>
          <w:tcPr>
            <w:tcW w:w="1440" w:type="dxa"/>
          </w:tcPr>
          <w:p w14:paraId="01A54177" w14:textId="4DA9D66F"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21.6</w:t>
            </w:r>
          </w:p>
        </w:tc>
        <w:tc>
          <w:tcPr>
            <w:tcW w:w="1170" w:type="dxa"/>
          </w:tcPr>
          <w:p w14:paraId="3BCD26AE" w14:textId="07943D77"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14</w:t>
            </w:r>
          </w:p>
        </w:tc>
        <w:tc>
          <w:tcPr>
            <w:tcW w:w="1260" w:type="dxa"/>
          </w:tcPr>
          <w:p w14:paraId="4851C0BF" w14:textId="5D06A93D"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1808.3</w:t>
            </w:r>
          </w:p>
        </w:tc>
        <w:tc>
          <w:tcPr>
            <w:tcW w:w="1080" w:type="dxa"/>
          </w:tcPr>
          <w:p w14:paraId="035C3509" w14:textId="63976D0A"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28.29195</w:t>
            </w:r>
          </w:p>
        </w:tc>
        <w:tc>
          <w:tcPr>
            <w:tcW w:w="1525" w:type="dxa"/>
          </w:tcPr>
          <w:p w14:paraId="036B3EFD" w14:textId="433EF758"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-97.2792</w:t>
            </w:r>
          </w:p>
        </w:tc>
      </w:tr>
      <w:tr w:rsidR="00CD2A88" w:rsidRPr="00CD2A88" w14:paraId="16901361"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1DCC1E61" w14:textId="61A3B539"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8164600</w:t>
            </w:r>
          </w:p>
        </w:tc>
        <w:tc>
          <w:tcPr>
            <w:tcW w:w="1710" w:type="dxa"/>
          </w:tcPr>
          <w:p w14:paraId="3AB64063" w14:textId="606C25C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105.67</w:t>
            </w:r>
          </w:p>
        </w:tc>
        <w:tc>
          <w:tcPr>
            <w:tcW w:w="1440" w:type="dxa"/>
          </w:tcPr>
          <w:p w14:paraId="7CD0E4F0" w14:textId="2FF1DD2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21.1</w:t>
            </w:r>
          </w:p>
        </w:tc>
        <w:tc>
          <w:tcPr>
            <w:tcW w:w="1170" w:type="dxa"/>
          </w:tcPr>
          <w:p w14:paraId="74EBB642" w14:textId="6CBDA177"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20.1</w:t>
            </w:r>
          </w:p>
        </w:tc>
        <w:tc>
          <w:tcPr>
            <w:tcW w:w="1260" w:type="dxa"/>
          </w:tcPr>
          <w:p w14:paraId="11BBF18C" w14:textId="41E847F1"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253.9</w:t>
            </w:r>
          </w:p>
        </w:tc>
        <w:tc>
          <w:tcPr>
            <w:tcW w:w="1080" w:type="dxa"/>
          </w:tcPr>
          <w:p w14:paraId="722E4D2A" w14:textId="071CD02E"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28.89138</w:t>
            </w:r>
          </w:p>
        </w:tc>
        <w:tc>
          <w:tcPr>
            <w:tcW w:w="1525" w:type="dxa"/>
          </w:tcPr>
          <w:p w14:paraId="75534522" w14:textId="776B3033"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-96.8191</w:t>
            </w:r>
          </w:p>
        </w:tc>
      </w:tr>
      <w:tr w:rsidR="00CD2A88" w:rsidRPr="00CD2A88" w14:paraId="05C8AF80"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3044249D" w14:textId="66251D45"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8164800</w:t>
            </w:r>
          </w:p>
        </w:tc>
        <w:tc>
          <w:tcPr>
            <w:tcW w:w="1710" w:type="dxa"/>
          </w:tcPr>
          <w:p w14:paraId="413D739A" w14:textId="38E0CCF0"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108.1</w:t>
            </w:r>
          </w:p>
        </w:tc>
        <w:tc>
          <w:tcPr>
            <w:tcW w:w="1440" w:type="dxa"/>
          </w:tcPr>
          <w:p w14:paraId="6D88A93E" w14:textId="2322EA1B"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21.2</w:t>
            </w:r>
          </w:p>
        </w:tc>
        <w:tc>
          <w:tcPr>
            <w:tcW w:w="1170" w:type="dxa"/>
          </w:tcPr>
          <w:p w14:paraId="2ED1A89C" w14:textId="0D7BDC43"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8</w:t>
            </w:r>
          </w:p>
        </w:tc>
        <w:tc>
          <w:tcPr>
            <w:tcW w:w="1260" w:type="dxa"/>
          </w:tcPr>
          <w:p w14:paraId="3C3E3087" w14:textId="63BDB0A2"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172.2</w:t>
            </w:r>
          </w:p>
        </w:tc>
        <w:tc>
          <w:tcPr>
            <w:tcW w:w="1080" w:type="dxa"/>
          </w:tcPr>
          <w:p w14:paraId="38D88C4D" w14:textId="7F2E1CD3"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28.72527</w:t>
            </w:r>
          </w:p>
        </w:tc>
        <w:tc>
          <w:tcPr>
            <w:tcW w:w="1525" w:type="dxa"/>
          </w:tcPr>
          <w:p w14:paraId="668B36F8" w14:textId="2714D306"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-96.7689</w:t>
            </w:r>
          </w:p>
        </w:tc>
      </w:tr>
      <w:tr w:rsidR="00CD2A88" w:rsidRPr="00CD2A88" w14:paraId="680D1A52"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7F016816" w14:textId="64F05722"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8115000</w:t>
            </w:r>
          </w:p>
        </w:tc>
        <w:tc>
          <w:tcPr>
            <w:tcW w:w="1710" w:type="dxa"/>
          </w:tcPr>
          <w:p w14:paraId="740302BC" w14:textId="734B97E7"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121.13</w:t>
            </w:r>
          </w:p>
        </w:tc>
        <w:tc>
          <w:tcPr>
            <w:tcW w:w="1440" w:type="dxa"/>
          </w:tcPr>
          <w:p w14:paraId="328CD21F" w14:textId="360F6FFB"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20.4</w:t>
            </w:r>
          </w:p>
        </w:tc>
        <w:tc>
          <w:tcPr>
            <w:tcW w:w="1170" w:type="dxa"/>
          </w:tcPr>
          <w:p w14:paraId="5F65B16C" w14:textId="0947BBCA"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23</w:t>
            </w:r>
          </w:p>
        </w:tc>
        <w:tc>
          <w:tcPr>
            <w:tcW w:w="1260" w:type="dxa"/>
          </w:tcPr>
          <w:p w14:paraId="5B5464FC" w14:textId="1FFBF26D"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116.7</w:t>
            </w:r>
          </w:p>
        </w:tc>
        <w:tc>
          <w:tcPr>
            <w:tcW w:w="1080" w:type="dxa"/>
          </w:tcPr>
          <w:p w14:paraId="4FB2EED6" w14:textId="1F90025C"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29.47663</w:t>
            </w:r>
          </w:p>
        </w:tc>
        <w:tc>
          <w:tcPr>
            <w:tcW w:w="1525" w:type="dxa"/>
          </w:tcPr>
          <w:p w14:paraId="1E817909" w14:textId="72B75730"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-95.8127</w:t>
            </w:r>
          </w:p>
        </w:tc>
      </w:tr>
      <w:tr w:rsidR="00CD2A88" w:rsidRPr="00CD2A88" w14:paraId="4B1F733C"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59B7A3A3" w14:textId="7E98CF7C"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8068390</w:t>
            </w:r>
          </w:p>
        </w:tc>
        <w:tc>
          <w:tcPr>
            <w:tcW w:w="1710" w:type="dxa"/>
          </w:tcPr>
          <w:p w14:paraId="750D9AF9" w14:textId="475CBC69"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125.17</w:t>
            </w:r>
          </w:p>
        </w:tc>
        <w:tc>
          <w:tcPr>
            <w:tcW w:w="1440" w:type="dxa"/>
          </w:tcPr>
          <w:p w14:paraId="25FF3ED7" w14:textId="4BB4E56E"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19.8</w:t>
            </w:r>
          </w:p>
        </w:tc>
        <w:tc>
          <w:tcPr>
            <w:tcW w:w="1170" w:type="dxa"/>
          </w:tcPr>
          <w:p w14:paraId="4C1A85A9" w14:textId="75D28C44"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41</w:t>
            </w:r>
          </w:p>
        </w:tc>
        <w:tc>
          <w:tcPr>
            <w:tcW w:w="1260" w:type="dxa"/>
          </w:tcPr>
          <w:p w14:paraId="30869025" w14:textId="295C0EB5"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40.2</w:t>
            </w:r>
          </w:p>
        </w:tc>
        <w:tc>
          <w:tcPr>
            <w:tcW w:w="1080" w:type="dxa"/>
          </w:tcPr>
          <w:p w14:paraId="35549690" w14:textId="4BACEEEC"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30.19056</w:t>
            </w:r>
          </w:p>
        </w:tc>
        <w:tc>
          <w:tcPr>
            <w:tcW w:w="1525" w:type="dxa"/>
          </w:tcPr>
          <w:p w14:paraId="0920D1DB" w14:textId="4456C447"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-95.4911</w:t>
            </w:r>
          </w:p>
        </w:tc>
      </w:tr>
      <w:tr w:rsidR="00CD2A88" w:rsidRPr="00CD2A88" w14:paraId="7A44C10D"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109492E0" w14:textId="4FB4AAE3"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8068450</w:t>
            </w:r>
          </w:p>
        </w:tc>
        <w:tc>
          <w:tcPr>
            <w:tcW w:w="1710" w:type="dxa"/>
          </w:tcPr>
          <w:p w14:paraId="2ED35931" w14:textId="610CB129"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125.41</w:t>
            </w:r>
          </w:p>
        </w:tc>
        <w:tc>
          <w:tcPr>
            <w:tcW w:w="1440" w:type="dxa"/>
          </w:tcPr>
          <w:p w14:paraId="7D118104" w14:textId="3EF564E9"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19.9</w:t>
            </w:r>
          </w:p>
        </w:tc>
        <w:tc>
          <w:tcPr>
            <w:tcW w:w="1170" w:type="dxa"/>
          </w:tcPr>
          <w:p w14:paraId="238F7CF4" w14:textId="672D1183"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37</w:t>
            </w:r>
          </w:p>
        </w:tc>
        <w:tc>
          <w:tcPr>
            <w:tcW w:w="1260" w:type="dxa"/>
          </w:tcPr>
          <w:p w14:paraId="52B951EA" w14:textId="4705CABF"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88.3</w:t>
            </w:r>
          </w:p>
        </w:tc>
        <w:tc>
          <w:tcPr>
            <w:tcW w:w="1080" w:type="dxa"/>
          </w:tcPr>
          <w:p w14:paraId="2A885D78" w14:textId="443FDA67"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30.13105</w:t>
            </w:r>
          </w:p>
        </w:tc>
        <w:tc>
          <w:tcPr>
            <w:tcW w:w="1525" w:type="dxa"/>
          </w:tcPr>
          <w:p w14:paraId="4C7687CE" w14:textId="60AA732A"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-95.4813</w:t>
            </w:r>
          </w:p>
        </w:tc>
      </w:tr>
    </w:tbl>
    <w:p w14:paraId="12DB2B08" w14:textId="77777777" w:rsidR="001B156C" w:rsidRPr="009A7FCE" w:rsidRDefault="001B156C" w:rsidP="009A7FCE">
      <w:pPr>
        <w:spacing w:line="480" w:lineRule="auto"/>
        <w:contextualSpacing/>
        <w:rPr>
          <w:noProof/>
        </w:rPr>
      </w:pPr>
    </w:p>
    <w:p w14:paraId="7D0E84C7" w14:textId="77777777" w:rsidR="001B156C" w:rsidRPr="009A7FCE" w:rsidRDefault="001B156C" w:rsidP="009A7FCE">
      <w:pPr>
        <w:spacing w:line="480" w:lineRule="auto"/>
        <w:contextualSpacing/>
        <w:rPr>
          <w:noProof/>
        </w:rPr>
      </w:pPr>
    </w:p>
    <w:p w14:paraId="3108D34F" w14:textId="77777777" w:rsidR="001B156C" w:rsidRPr="009A7FCE" w:rsidRDefault="001B156C" w:rsidP="009A7FCE">
      <w:pPr>
        <w:spacing w:line="480" w:lineRule="auto"/>
        <w:contextualSpacing/>
        <w:rPr>
          <w:noProof/>
        </w:rPr>
      </w:pPr>
    </w:p>
    <w:p w14:paraId="3A9F51D8" w14:textId="77777777" w:rsidR="001B156C" w:rsidRPr="009A7FCE" w:rsidRDefault="001B156C" w:rsidP="009A7FCE">
      <w:pPr>
        <w:spacing w:line="480" w:lineRule="auto"/>
        <w:contextualSpacing/>
        <w:rPr>
          <w:noProof/>
        </w:rPr>
      </w:pPr>
    </w:p>
    <w:p w14:paraId="0D13A4A3" w14:textId="77777777" w:rsidR="001B156C" w:rsidRPr="009A7FCE" w:rsidRDefault="001B156C" w:rsidP="009A7FCE">
      <w:pPr>
        <w:spacing w:line="480" w:lineRule="auto"/>
        <w:contextualSpacing/>
        <w:rPr>
          <w:noProof/>
        </w:rPr>
      </w:pPr>
    </w:p>
    <w:p w14:paraId="459FBA89" w14:textId="77777777" w:rsidR="001B156C" w:rsidRPr="009A7FCE" w:rsidRDefault="001B156C" w:rsidP="009A7FCE">
      <w:pPr>
        <w:spacing w:line="480" w:lineRule="auto"/>
        <w:contextualSpacing/>
        <w:rPr>
          <w:noProof/>
        </w:rPr>
      </w:pPr>
    </w:p>
    <w:p w14:paraId="1BC3F1E3" w14:textId="77777777" w:rsidR="001B156C" w:rsidRPr="009A7FCE" w:rsidRDefault="001B156C" w:rsidP="009A7FCE">
      <w:pPr>
        <w:spacing w:line="480" w:lineRule="auto"/>
        <w:contextualSpacing/>
        <w:rPr>
          <w:noProof/>
        </w:rPr>
      </w:pPr>
    </w:p>
    <w:p w14:paraId="47235C51" w14:textId="77777777" w:rsidR="001B156C" w:rsidRPr="009A7FCE" w:rsidRDefault="001B156C" w:rsidP="009A7FCE">
      <w:pPr>
        <w:spacing w:line="480" w:lineRule="auto"/>
        <w:contextualSpacing/>
        <w:rPr>
          <w:noProof/>
        </w:rPr>
      </w:pPr>
    </w:p>
    <w:p w14:paraId="32997AE0" w14:textId="77777777" w:rsidR="001B156C" w:rsidRPr="009A7FCE" w:rsidRDefault="001B156C" w:rsidP="009A7FCE">
      <w:pPr>
        <w:spacing w:line="480" w:lineRule="auto"/>
        <w:contextualSpacing/>
        <w:rPr>
          <w:noProof/>
        </w:rPr>
      </w:pPr>
    </w:p>
    <w:p w14:paraId="2BD9DEDE" w14:textId="6047C6E2" w:rsidR="008910F9" w:rsidRPr="009A7FCE" w:rsidRDefault="008910F9" w:rsidP="009A7FCE">
      <w:pPr>
        <w:spacing w:line="480" w:lineRule="auto"/>
        <w:contextualSpacing/>
        <w:rPr>
          <w:noProof/>
        </w:rPr>
      </w:pPr>
    </w:p>
    <w:p w14:paraId="3CA5BCF2" w14:textId="77777777" w:rsidR="008910F9" w:rsidRPr="009A7FCE" w:rsidRDefault="008910F9" w:rsidP="009A7FCE">
      <w:pPr>
        <w:spacing w:line="240" w:lineRule="auto"/>
        <w:contextualSpacing/>
        <w:rPr>
          <w:noProof/>
        </w:rPr>
      </w:pPr>
      <w:commentRangeStart w:id="1163"/>
    </w:p>
    <w:p w14:paraId="76BAD77A" w14:textId="77777777" w:rsidR="001B156C" w:rsidRPr="009A7FCE" w:rsidRDefault="001B156C" w:rsidP="009A7FCE">
      <w:pPr>
        <w:spacing w:line="240" w:lineRule="auto"/>
        <w:contextualSpacing/>
        <w:rPr>
          <w:noProof/>
        </w:rPr>
      </w:pPr>
    </w:p>
    <w:tbl>
      <w:tblPr>
        <w:tblStyle w:val="PlainTable5"/>
        <w:tblW w:w="0" w:type="auto"/>
        <w:tblLook w:val="04A0" w:firstRow="1" w:lastRow="0" w:firstColumn="1" w:lastColumn="0" w:noHBand="0" w:noVBand="1"/>
      </w:tblPr>
      <w:tblGrid>
        <w:gridCol w:w="1261"/>
        <w:gridCol w:w="1294"/>
        <w:gridCol w:w="650"/>
        <w:gridCol w:w="5885"/>
      </w:tblGrid>
      <w:tr w:rsidR="001B156C" w:rsidRPr="00E2354C" w14:paraId="67E6936B" w14:textId="77777777" w:rsidTr="006B26E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61" w:type="dxa"/>
            <w:shd w:val="clear" w:color="auto" w:fill="auto"/>
            <w:noWrap/>
            <w:hideMark/>
          </w:tcPr>
          <w:p w14:paraId="78E94ACB" w14:textId="77777777" w:rsidR="001B156C" w:rsidRPr="009A7FCE" w:rsidRDefault="001B156C" w:rsidP="009A7FCE">
            <w:pPr>
              <w:contextualSpacing/>
              <w:jc w:val="center"/>
              <w:rPr>
                <w:rFonts w:ascii="Times New Roman" w:hAnsi="Times New Roman" w:cs="Times New Roman"/>
                <w:i w:val="0"/>
                <w:noProof/>
                <w:sz w:val="20"/>
                <w:szCs w:val="20"/>
              </w:rPr>
            </w:pPr>
            <w:bookmarkStart w:id="1164" w:name="_Hlk35245609"/>
            <w:r w:rsidRPr="009A7FCE">
              <w:rPr>
                <w:rFonts w:ascii="Times New Roman" w:hAnsi="Times New Roman" w:cs="Times New Roman"/>
                <w:noProof/>
                <w:sz w:val="20"/>
                <w:szCs w:val="20"/>
              </w:rPr>
              <w:t>Abbreviation</w:t>
            </w:r>
          </w:p>
        </w:tc>
        <w:tc>
          <w:tcPr>
            <w:tcW w:w="1294" w:type="dxa"/>
            <w:shd w:val="clear" w:color="auto" w:fill="auto"/>
            <w:noWrap/>
            <w:hideMark/>
          </w:tcPr>
          <w:p w14:paraId="28E7481B" w14:textId="77777777" w:rsidR="001B156C" w:rsidRPr="009A7FCE" w:rsidRDefault="001B156C" w:rsidP="009A7FCE">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20"/>
                <w:szCs w:val="20"/>
              </w:rPr>
            </w:pPr>
            <w:r w:rsidRPr="009A7FCE">
              <w:rPr>
                <w:rFonts w:ascii="Times New Roman" w:hAnsi="Times New Roman" w:cs="Times New Roman"/>
                <w:noProof/>
                <w:sz w:val="20"/>
                <w:szCs w:val="20"/>
              </w:rPr>
              <w:t>Covariate</w:t>
            </w:r>
          </w:p>
        </w:tc>
        <w:tc>
          <w:tcPr>
            <w:tcW w:w="650" w:type="dxa"/>
            <w:shd w:val="clear" w:color="auto" w:fill="auto"/>
            <w:noWrap/>
            <w:hideMark/>
          </w:tcPr>
          <w:p w14:paraId="4BC5FF1C" w14:textId="77777777" w:rsidR="001B156C" w:rsidRPr="009A7FCE" w:rsidRDefault="001B156C" w:rsidP="009A7FCE">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20"/>
                <w:szCs w:val="20"/>
              </w:rPr>
            </w:pPr>
            <w:r w:rsidRPr="009A7FCE">
              <w:rPr>
                <w:rFonts w:ascii="Times New Roman" w:hAnsi="Times New Roman" w:cs="Times New Roman"/>
                <w:noProof/>
                <w:sz w:val="20"/>
                <w:szCs w:val="20"/>
              </w:rPr>
              <w:t>Units</w:t>
            </w:r>
          </w:p>
        </w:tc>
        <w:tc>
          <w:tcPr>
            <w:tcW w:w="5885" w:type="dxa"/>
            <w:shd w:val="clear" w:color="auto" w:fill="auto"/>
            <w:noWrap/>
            <w:hideMark/>
          </w:tcPr>
          <w:p w14:paraId="05D8C412" w14:textId="77777777" w:rsidR="001B156C" w:rsidRPr="009A7FCE" w:rsidRDefault="001B156C" w:rsidP="009A7FCE">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20"/>
                <w:szCs w:val="20"/>
              </w:rPr>
            </w:pPr>
            <w:r w:rsidRPr="009A7FCE">
              <w:rPr>
                <w:rFonts w:ascii="Times New Roman" w:hAnsi="Times New Roman" w:cs="Times New Roman"/>
                <w:noProof/>
                <w:sz w:val="20"/>
                <w:szCs w:val="20"/>
              </w:rPr>
              <w:t>Description</w:t>
            </w:r>
          </w:p>
        </w:tc>
      </w:tr>
      <w:tr w:rsidR="001B156C" w:rsidRPr="00E2354C" w14:paraId="36847AF1"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13B26882"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USGS.gauge</w:t>
            </w:r>
          </w:p>
        </w:tc>
        <w:tc>
          <w:tcPr>
            <w:tcW w:w="1294" w:type="dxa"/>
            <w:shd w:val="clear" w:color="auto" w:fill="auto"/>
            <w:noWrap/>
            <w:hideMark/>
          </w:tcPr>
          <w:p w14:paraId="3E6007A3"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Station Identification</w:t>
            </w:r>
          </w:p>
        </w:tc>
        <w:tc>
          <w:tcPr>
            <w:tcW w:w="650" w:type="dxa"/>
            <w:shd w:val="clear" w:color="auto" w:fill="auto"/>
            <w:noWrap/>
            <w:hideMark/>
          </w:tcPr>
          <w:p w14:paraId="0511CBD7"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16C59F7F"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USGS Gauge Number associated with the nearest flow gauge</w:t>
            </w:r>
          </w:p>
        </w:tc>
      </w:tr>
      <w:tr w:rsidR="001B156C" w:rsidRPr="00E2354C" w14:paraId="3323AA16" w14:textId="77777777" w:rsidTr="006B26E4">
        <w:trPr>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136D450C"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AP</w:t>
            </w:r>
          </w:p>
        </w:tc>
        <w:tc>
          <w:tcPr>
            <w:tcW w:w="1294" w:type="dxa"/>
            <w:shd w:val="clear" w:color="auto" w:fill="auto"/>
            <w:noWrap/>
            <w:hideMark/>
          </w:tcPr>
          <w:p w14:paraId="61FE9A80"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Annual Precipitation</w:t>
            </w:r>
          </w:p>
        </w:tc>
        <w:tc>
          <w:tcPr>
            <w:tcW w:w="650" w:type="dxa"/>
            <w:shd w:val="clear" w:color="auto" w:fill="auto"/>
            <w:noWrap/>
            <w:hideMark/>
          </w:tcPr>
          <w:p w14:paraId="7F7A02BA"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cm</w:t>
            </w:r>
          </w:p>
        </w:tc>
        <w:tc>
          <w:tcPr>
            <w:tcW w:w="5885" w:type="dxa"/>
            <w:shd w:val="clear" w:color="auto" w:fill="auto"/>
            <w:noWrap/>
            <w:hideMark/>
          </w:tcPr>
          <w:p w14:paraId="06C79ECC"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Mean annual precipitation for the watershed, from 800m PRISM data. 30 years period of record 1971-2000</w:t>
            </w:r>
          </w:p>
        </w:tc>
      </w:tr>
      <w:tr w:rsidR="001B156C" w:rsidRPr="00E2354C" w14:paraId="63A126A2"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7A40EDBF"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Cnd</w:t>
            </w:r>
          </w:p>
        </w:tc>
        <w:tc>
          <w:tcPr>
            <w:tcW w:w="1294" w:type="dxa"/>
            <w:shd w:val="clear" w:color="auto" w:fill="auto"/>
            <w:noWrap/>
            <w:hideMark/>
          </w:tcPr>
          <w:p w14:paraId="27EDBDD6"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Conductivity</w:t>
            </w:r>
          </w:p>
        </w:tc>
        <w:tc>
          <w:tcPr>
            <w:tcW w:w="650" w:type="dxa"/>
            <w:shd w:val="clear" w:color="auto" w:fill="auto"/>
            <w:noWrap/>
            <w:hideMark/>
          </w:tcPr>
          <w:p w14:paraId="6698818C"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μS</w:t>
            </w:r>
          </w:p>
        </w:tc>
        <w:tc>
          <w:tcPr>
            <w:tcW w:w="5885" w:type="dxa"/>
            <w:shd w:val="clear" w:color="auto" w:fill="auto"/>
            <w:noWrap/>
            <w:hideMark/>
          </w:tcPr>
          <w:p w14:paraId="03AECAA7"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Conductivity</w:t>
            </w:r>
          </w:p>
        </w:tc>
      </w:tr>
      <w:tr w:rsidR="001B156C" w:rsidRPr="00E2354C" w14:paraId="0840C62A" w14:textId="77777777" w:rsidTr="006B26E4">
        <w:trPr>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3853F702"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DO</w:t>
            </w:r>
          </w:p>
        </w:tc>
        <w:tc>
          <w:tcPr>
            <w:tcW w:w="1294" w:type="dxa"/>
            <w:shd w:val="clear" w:color="auto" w:fill="auto"/>
            <w:noWrap/>
            <w:hideMark/>
          </w:tcPr>
          <w:p w14:paraId="0837DF9F"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Dissolved Oxygen</w:t>
            </w:r>
          </w:p>
        </w:tc>
        <w:tc>
          <w:tcPr>
            <w:tcW w:w="650" w:type="dxa"/>
            <w:shd w:val="clear" w:color="auto" w:fill="auto"/>
            <w:noWrap/>
            <w:hideMark/>
          </w:tcPr>
          <w:p w14:paraId="628A8CB5"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mg/L</w:t>
            </w:r>
          </w:p>
        </w:tc>
        <w:tc>
          <w:tcPr>
            <w:tcW w:w="5885" w:type="dxa"/>
            <w:shd w:val="clear" w:color="auto" w:fill="auto"/>
            <w:noWrap/>
            <w:hideMark/>
          </w:tcPr>
          <w:p w14:paraId="7844F390"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Dissolved oxygen</w:t>
            </w:r>
          </w:p>
        </w:tc>
      </w:tr>
      <w:tr w:rsidR="001B156C" w:rsidRPr="00E2354C" w14:paraId="4DBD509C"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37FEEDA2"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pH</w:t>
            </w:r>
          </w:p>
        </w:tc>
        <w:tc>
          <w:tcPr>
            <w:tcW w:w="1294" w:type="dxa"/>
            <w:shd w:val="clear" w:color="auto" w:fill="auto"/>
            <w:noWrap/>
            <w:hideMark/>
          </w:tcPr>
          <w:p w14:paraId="49EF386B"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pH</w:t>
            </w:r>
          </w:p>
        </w:tc>
        <w:tc>
          <w:tcPr>
            <w:tcW w:w="650" w:type="dxa"/>
            <w:shd w:val="clear" w:color="auto" w:fill="auto"/>
            <w:noWrap/>
            <w:hideMark/>
          </w:tcPr>
          <w:p w14:paraId="79542F2B"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2DA27DB5"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pH expressed in unitless log scale</w:t>
            </w:r>
          </w:p>
        </w:tc>
      </w:tr>
      <w:tr w:rsidR="001B156C" w:rsidRPr="00E2354C" w14:paraId="13CF8C12" w14:textId="77777777" w:rsidTr="006B26E4">
        <w:trPr>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72CA51ED"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Cpy</w:t>
            </w:r>
          </w:p>
        </w:tc>
        <w:tc>
          <w:tcPr>
            <w:tcW w:w="1294" w:type="dxa"/>
            <w:shd w:val="clear" w:color="auto" w:fill="auto"/>
            <w:noWrap/>
            <w:hideMark/>
          </w:tcPr>
          <w:p w14:paraId="56B5E875"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Canopy Cover</w:t>
            </w:r>
          </w:p>
        </w:tc>
        <w:tc>
          <w:tcPr>
            <w:tcW w:w="650" w:type="dxa"/>
            <w:shd w:val="clear" w:color="auto" w:fill="auto"/>
            <w:noWrap/>
            <w:hideMark/>
          </w:tcPr>
          <w:p w14:paraId="1BA3B7FB"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72D5EC1A"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canopy density measured in the mid channel of the stream using a densiometer with 37 vertices</w:t>
            </w:r>
          </w:p>
        </w:tc>
      </w:tr>
      <w:tr w:rsidR="001B156C" w:rsidRPr="00E2354C" w14:paraId="47B6F5DE"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1C3D544D"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NH4</w:t>
            </w:r>
          </w:p>
        </w:tc>
        <w:tc>
          <w:tcPr>
            <w:tcW w:w="1294" w:type="dxa"/>
            <w:shd w:val="clear" w:color="auto" w:fill="auto"/>
            <w:noWrap/>
            <w:hideMark/>
          </w:tcPr>
          <w:p w14:paraId="77D7C591"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Ammonia</w:t>
            </w:r>
          </w:p>
        </w:tc>
        <w:tc>
          <w:tcPr>
            <w:tcW w:w="650" w:type="dxa"/>
            <w:shd w:val="clear" w:color="auto" w:fill="auto"/>
            <w:noWrap/>
            <w:hideMark/>
          </w:tcPr>
          <w:p w14:paraId="2BC34356"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mg/L</w:t>
            </w:r>
          </w:p>
        </w:tc>
        <w:tc>
          <w:tcPr>
            <w:tcW w:w="5885" w:type="dxa"/>
            <w:shd w:val="clear" w:color="auto" w:fill="auto"/>
            <w:noWrap/>
            <w:hideMark/>
          </w:tcPr>
          <w:p w14:paraId="7CFB173A"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Ammonia concentration</w:t>
            </w:r>
          </w:p>
        </w:tc>
      </w:tr>
      <w:tr w:rsidR="001B156C" w:rsidRPr="00E2354C" w14:paraId="3CF9ABC9" w14:textId="77777777" w:rsidTr="006B26E4">
        <w:trPr>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510331C5"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NO3</w:t>
            </w:r>
          </w:p>
        </w:tc>
        <w:tc>
          <w:tcPr>
            <w:tcW w:w="1294" w:type="dxa"/>
            <w:shd w:val="clear" w:color="auto" w:fill="auto"/>
            <w:noWrap/>
            <w:hideMark/>
          </w:tcPr>
          <w:p w14:paraId="02993088"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Nitrate</w:t>
            </w:r>
          </w:p>
        </w:tc>
        <w:tc>
          <w:tcPr>
            <w:tcW w:w="650" w:type="dxa"/>
            <w:shd w:val="clear" w:color="auto" w:fill="auto"/>
            <w:noWrap/>
            <w:hideMark/>
          </w:tcPr>
          <w:p w14:paraId="49E77C57"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mg/L</w:t>
            </w:r>
          </w:p>
        </w:tc>
        <w:tc>
          <w:tcPr>
            <w:tcW w:w="5885" w:type="dxa"/>
            <w:shd w:val="clear" w:color="auto" w:fill="auto"/>
            <w:noWrap/>
            <w:hideMark/>
          </w:tcPr>
          <w:p w14:paraId="5099F285"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 xml:space="preserve">Nitrate and nitrite concentration </w:t>
            </w:r>
          </w:p>
        </w:tc>
      </w:tr>
      <w:tr w:rsidR="001B156C" w:rsidRPr="00E2354C" w14:paraId="64970CFD"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51402532"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flsh</w:t>
            </w:r>
          </w:p>
        </w:tc>
        <w:tc>
          <w:tcPr>
            <w:tcW w:w="1294" w:type="dxa"/>
            <w:shd w:val="clear" w:color="auto" w:fill="auto"/>
            <w:noWrap/>
            <w:hideMark/>
          </w:tcPr>
          <w:p w14:paraId="24DFCD93"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flash index</w:t>
            </w:r>
          </w:p>
        </w:tc>
        <w:tc>
          <w:tcPr>
            <w:tcW w:w="650" w:type="dxa"/>
            <w:shd w:val="clear" w:color="auto" w:fill="auto"/>
            <w:noWrap/>
            <w:hideMark/>
          </w:tcPr>
          <w:p w14:paraId="38DE5526"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447556FD"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Cumulatie changes in day to day daily flow / cumulative flow for a 20 year daily flow record</w:t>
            </w:r>
          </w:p>
        </w:tc>
      </w:tr>
      <w:tr w:rsidR="001B156C" w:rsidRPr="00E2354C" w14:paraId="3EE28776" w14:textId="77777777" w:rsidTr="006B26E4">
        <w:trPr>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11DA2107"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HFPP3</w:t>
            </w:r>
          </w:p>
        </w:tc>
        <w:tc>
          <w:tcPr>
            <w:tcW w:w="1294" w:type="dxa"/>
            <w:shd w:val="clear" w:color="auto" w:fill="auto"/>
            <w:noWrap/>
            <w:hideMark/>
          </w:tcPr>
          <w:p w14:paraId="7831B838"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High Flow Pulse Percent 3x</w:t>
            </w:r>
          </w:p>
        </w:tc>
        <w:tc>
          <w:tcPr>
            <w:tcW w:w="650" w:type="dxa"/>
            <w:shd w:val="clear" w:color="auto" w:fill="auto"/>
            <w:noWrap/>
            <w:hideMark/>
          </w:tcPr>
          <w:p w14:paraId="267542C4"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7B8F2DF2"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 of time daily flow is above 3 times the median daily flow</w:t>
            </w:r>
          </w:p>
        </w:tc>
      </w:tr>
      <w:tr w:rsidR="001B156C" w:rsidRPr="00E2354C" w14:paraId="3ABD988E"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13739F19"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LFPP</w:t>
            </w:r>
          </w:p>
        </w:tc>
        <w:tc>
          <w:tcPr>
            <w:tcW w:w="1294" w:type="dxa"/>
            <w:shd w:val="clear" w:color="auto" w:fill="auto"/>
            <w:noWrap/>
            <w:hideMark/>
          </w:tcPr>
          <w:p w14:paraId="55AB44C4"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Low Flow Pulse Percent</w:t>
            </w:r>
          </w:p>
        </w:tc>
        <w:tc>
          <w:tcPr>
            <w:tcW w:w="650" w:type="dxa"/>
            <w:shd w:val="clear" w:color="auto" w:fill="auto"/>
            <w:noWrap/>
            <w:hideMark/>
          </w:tcPr>
          <w:p w14:paraId="267A065F"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325324F5"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 of time where the daily discharge drops below the 25th percentile</w:t>
            </w:r>
          </w:p>
        </w:tc>
      </w:tr>
      <w:bookmarkEnd w:id="1164"/>
    </w:tbl>
    <w:p w14:paraId="22FCA8C9" w14:textId="77777777" w:rsidR="00E2354C" w:rsidRDefault="00E2354C" w:rsidP="00255967">
      <w:pPr>
        <w:spacing w:line="480" w:lineRule="auto"/>
        <w:contextualSpacing/>
        <w:rPr>
          <w:noProof/>
        </w:rPr>
      </w:pPr>
    </w:p>
    <w:p w14:paraId="1692595A" w14:textId="397828BB" w:rsidR="001B156C" w:rsidRPr="009A7FCE" w:rsidRDefault="001B156C" w:rsidP="009A7FCE">
      <w:pPr>
        <w:spacing w:line="480" w:lineRule="auto"/>
        <w:contextualSpacing/>
        <w:rPr>
          <w:noProof/>
        </w:rPr>
      </w:pPr>
      <w:commentRangeStart w:id="1165"/>
      <w:r w:rsidRPr="009A7FCE">
        <w:rPr>
          <w:noProof/>
        </w:rPr>
        <w:t xml:space="preserve">Table 2. displays the environmental covariates used throughout the statistical analysis. Annual precipitation is obtained directly from USGS GAGES II. Conductivity, dissolved oxygen, pH, canopy cover, </w:t>
      </w:r>
      <w:r w:rsidR="006B26E4">
        <w:t>NH</w:t>
      </w:r>
      <w:r w:rsidR="006B26E4" w:rsidRPr="006B26E4">
        <w:rPr>
          <w:vertAlign w:val="subscript"/>
        </w:rPr>
        <w:t>4</w:t>
      </w:r>
      <w:r w:rsidR="006B26E4" w:rsidRPr="006B26E4">
        <w:rPr>
          <w:vertAlign w:val="superscript"/>
        </w:rPr>
        <w:t>+</w:t>
      </w:r>
      <w:r w:rsidRPr="009A7FCE">
        <w:rPr>
          <w:noProof/>
        </w:rPr>
        <w:t>, and nitrate values were obtained during field surveys in March and April of 2017. The flash index, high flow pulse percent 3x, and low flow pulse percent are calculated flow metrics which use the 20 year continuous flow record within the USGS GAGES II data set.</w:t>
      </w:r>
      <w:commentRangeEnd w:id="1163"/>
      <w:r w:rsidR="00E2354C">
        <w:rPr>
          <w:rStyle w:val="CommentReference"/>
        </w:rPr>
        <w:commentReference w:id="1163"/>
      </w:r>
      <w:commentRangeEnd w:id="1165"/>
      <w:r w:rsidR="00E2354C">
        <w:rPr>
          <w:rStyle w:val="CommentReference"/>
        </w:rPr>
        <w:commentReference w:id="1165"/>
      </w:r>
    </w:p>
    <w:p w14:paraId="077A9C67" w14:textId="77777777" w:rsidR="001B156C" w:rsidRPr="009A7FCE" w:rsidRDefault="001B156C" w:rsidP="009A7FCE">
      <w:pPr>
        <w:spacing w:line="480" w:lineRule="auto"/>
        <w:contextualSpacing/>
        <w:rPr>
          <w:noProof/>
        </w:rPr>
      </w:pPr>
    </w:p>
    <w:p w14:paraId="05CED292" w14:textId="77777777" w:rsidR="001B156C" w:rsidRPr="009A7FCE" w:rsidRDefault="001B156C" w:rsidP="009A7FCE">
      <w:pPr>
        <w:spacing w:line="480" w:lineRule="auto"/>
        <w:contextualSpacing/>
        <w:rPr>
          <w:noProof/>
        </w:rPr>
      </w:pPr>
    </w:p>
    <w:p w14:paraId="6A70D286" w14:textId="77777777" w:rsidR="001B156C" w:rsidRPr="009A7FCE" w:rsidRDefault="001B156C" w:rsidP="009A7FCE">
      <w:pPr>
        <w:spacing w:line="480" w:lineRule="auto"/>
        <w:contextualSpacing/>
        <w:rPr>
          <w:noProof/>
        </w:rPr>
      </w:pPr>
    </w:p>
    <w:p w14:paraId="05495452" w14:textId="77777777" w:rsidR="001B156C" w:rsidRPr="009A7FCE" w:rsidRDefault="001B156C" w:rsidP="009A7FCE">
      <w:pPr>
        <w:spacing w:line="480" w:lineRule="auto"/>
        <w:contextualSpacing/>
        <w:rPr>
          <w:noProof/>
        </w:rPr>
      </w:pPr>
    </w:p>
    <w:p w14:paraId="69348802" w14:textId="77777777" w:rsidR="001B156C" w:rsidRPr="009A7FCE" w:rsidRDefault="001B156C" w:rsidP="009A7FCE">
      <w:pPr>
        <w:spacing w:line="480" w:lineRule="auto"/>
        <w:contextualSpacing/>
        <w:rPr>
          <w:noProof/>
        </w:rPr>
      </w:pPr>
    </w:p>
    <w:p w14:paraId="1F5293BD" w14:textId="77777777" w:rsidR="001B156C" w:rsidRPr="009A7FCE" w:rsidRDefault="001B156C" w:rsidP="009A7FCE">
      <w:pPr>
        <w:spacing w:line="480" w:lineRule="auto"/>
        <w:contextualSpacing/>
        <w:rPr>
          <w:noProof/>
        </w:rPr>
      </w:pPr>
    </w:p>
    <w:p w14:paraId="3DFA796D" w14:textId="77777777" w:rsidR="001B156C" w:rsidRPr="009A7FCE" w:rsidRDefault="001B156C" w:rsidP="009A7FCE">
      <w:pPr>
        <w:spacing w:line="480" w:lineRule="auto"/>
        <w:contextualSpacing/>
        <w:rPr>
          <w:noProof/>
        </w:rPr>
      </w:pPr>
    </w:p>
    <w:p w14:paraId="4D11142D" w14:textId="77777777" w:rsidR="001B156C" w:rsidRPr="009A7FCE" w:rsidRDefault="001B156C" w:rsidP="009A7FCE">
      <w:pPr>
        <w:spacing w:line="480" w:lineRule="auto"/>
        <w:contextualSpacing/>
        <w:rPr>
          <w:noProof/>
        </w:rPr>
      </w:pPr>
    </w:p>
    <w:p w14:paraId="233FEA6D" w14:textId="77777777" w:rsidR="001B156C" w:rsidRPr="009A7FCE" w:rsidRDefault="001B156C" w:rsidP="009A7FCE">
      <w:pPr>
        <w:spacing w:line="480" w:lineRule="auto"/>
        <w:contextualSpacing/>
        <w:rPr>
          <w:noProof/>
        </w:rPr>
      </w:pPr>
    </w:p>
    <w:p w14:paraId="66111689" w14:textId="77777777" w:rsidR="001B156C" w:rsidRPr="009A7FCE" w:rsidRDefault="001B156C" w:rsidP="009A7FCE">
      <w:pPr>
        <w:spacing w:line="480" w:lineRule="auto"/>
        <w:contextualSpacing/>
        <w:rPr>
          <w:noProof/>
        </w:rPr>
      </w:pPr>
    </w:p>
    <w:p w14:paraId="389A75CA" w14:textId="77777777" w:rsidR="001B156C" w:rsidRPr="009A7FCE" w:rsidRDefault="001B156C" w:rsidP="009A7FCE">
      <w:pPr>
        <w:spacing w:line="480" w:lineRule="auto"/>
        <w:contextualSpacing/>
        <w:rPr>
          <w:noProof/>
        </w:rPr>
      </w:pPr>
    </w:p>
    <w:p w14:paraId="18A58F11" w14:textId="77777777" w:rsidR="001B156C" w:rsidRPr="009A7FCE" w:rsidRDefault="001B156C" w:rsidP="009A7FCE">
      <w:pPr>
        <w:spacing w:line="480" w:lineRule="auto"/>
        <w:contextualSpacing/>
        <w:rPr>
          <w:noProof/>
        </w:rPr>
      </w:pPr>
    </w:p>
    <w:p w14:paraId="226E39FF" w14:textId="0AB074CB" w:rsidR="001B156C" w:rsidRPr="009A7FCE" w:rsidRDefault="00E2354C" w:rsidP="009A7FCE">
      <w:pPr>
        <w:spacing w:line="480" w:lineRule="auto"/>
        <w:contextualSpacing/>
        <w:rPr>
          <w:noProof/>
        </w:rPr>
      </w:pPr>
      <w:r>
        <w:rPr>
          <w:noProof/>
        </w:rPr>
        <w:t>REFORMAT THIS TABLE TO MATCH THOSE ABOVE, lose the grid lines, shading, and use of bold.  Also p in pvalue is always italicized.</w:t>
      </w:r>
    </w:p>
    <w:tbl>
      <w:tblPr>
        <w:tblStyle w:val="PlainTable1"/>
        <w:tblW w:w="9376" w:type="dxa"/>
        <w:tblLook w:val="04A0" w:firstRow="1" w:lastRow="0" w:firstColumn="1" w:lastColumn="0" w:noHBand="0" w:noVBand="1"/>
      </w:tblPr>
      <w:tblGrid>
        <w:gridCol w:w="2962"/>
        <w:gridCol w:w="2088"/>
        <w:gridCol w:w="1116"/>
        <w:gridCol w:w="1229"/>
        <w:gridCol w:w="996"/>
        <w:gridCol w:w="1116"/>
      </w:tblGrid>
      <w:tr w:rsidR="001B156C" w:rsidRPr="00255967" w14:paraId="41634126" w14:textId="77777777" w:rsidTr="0001374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4CF9A984" w14:textId="77777777" w:rsidR="001B156C" w:rsidRPr="009A7FCE" w:rsidRDefault="001B156C" w:rsidP="009A7FCE">
            <w:pPr>
              <w:spacing w:line="480" w:lineRule="auto"/>
              <w:contextualSpacing/>
              <w:jc w:val="center"/>
              <w:rPr>
                <w:rFonts w:ascii="Times New Roman" w:hAnsi="Times New Roman" w:cs="Times New Roman"/>
              </w:rPr>
            </w:pPr>
            <w:r w:rsidRPr="009A7FCE">
              <w:rPr>
                <w:rFonts w:ascii="Times New Roman" w:hAnsi="Times New Roman" w:cs="Times New Roman"/>
              </w:rPr>
              <w:t>Dependent variable</w:t>
            </w:r>
          </w:p>
        </w:tc>
        <w:tc>
          <w:tcPr>
            <w:tcW w:w="2088" w:type="dxa"/>
            <w:noWrap/>
            <w:hideMark/>
          </w:tcPr>
          <w:p w14:paraId="20E9103C"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Independent variable</w:t>
            </w:r>
          </w:p>
        </w:tc>
        <w:tc>
          <w:tcPr>
            <w:tcW w:w="1051" w:type="dxa"/>
            <w:noWrap/>
            <w:hideMark/>
          </w:tcPr>
          <w:p w14:paraId="28209B20"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Slope</w:t>
            </w:r>
          </w:p>
        </w:tc>
        <w:tc>
          <w:tcPr>
            <w:tcW w:w="1229" w:type="dxa"/>
            <w:noWrap/>
            <w:hideMark/>
          </w:tcPr>
          <w:p w14:paraId="05EBDF7D"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Intercept</w:t>
            </w:r>
          </w:p>
        </w:tc>
        <w:tc>
          <w:tcPr>
            <w:tcW w:w="995" w:type="dxa"/>
            <w:noWrap/>
            <w:hideMark/>
          </w:tcPr>
          <w:p w14:paraId="44E96F1D"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9A7FCE">
              <w:rPr>
                <w:rFonts w:ascii="Times New Roman" w:hAnsi="Times New Roman" w:cs="Times New Roman"/>
              </w:rPr>
              <w:t>R</w:t>
            </w:r>
            <w:r w:rsidRPr="009A7FCE">
              <w:rPr>
                <w:rFonts w:ascii="Times New Roman" w:hAnsi="Times New Roman" w:cs="Times New Roman"/>
                <w:vertAlign w:val="superscript"/>
              </w:rPr>
              <w:t>2</w:t>
            </w:r>
          </w:p>
        </w:tc>
        <w:tc>
          <w:tcPr>
            <w:tcW w:w="1051" w:type="dxa"/>
            <w:noWrap/>
            <w:hideMark/>
          </w:tcPr>
          <w:p w14:paraId="4A5887EC"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p-value</w:t>
            </w:r>
          </w:p>
        </w:tc>
      </w:tr>
      <w:tr w:rsidR="001B156C" w:rsidRPr="00255967" w14:paraId="1AF62B14"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17C73589"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Fish Shannon Index</w:t>
            </w:r>
          </w:p>
        </w:tc>
        <w:tc>
          <w:tcPr>
            <w:tcW w:w="2088" w:type="dxa"/>
            <w:noWrap/>
            <w:hideMark/>
          </w:tcPr>
          <w:p w14:paraId="505D7D5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Annual Precipitation</w:t>
            </w:r>
          </w:p>
        </w:tc>
        <w:tc>
          <w:tcPr>
            <w:tcW w:w="1051" w:type="dxa"/>
            <w:noWrap/>
            <w:hideMark/>
          </w:tcPr>
          <w:p w14:paraId="2D9F6C9F"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0.017271</w:t>
            </w:r>
          </w:p>
        </w:tc>
        <w:tc>
          <w:tcPr>
            <w:tcW w:w="1229" w:type="dxa"/>
            <w:noWrap/>
            <w:hideMark/>
          </w:tcPr>
          <w:p w14:paraId="5816D1B3"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-0.335986</w:t>
            </w:r>
          </w:p>
        </w:tc>
        <w:tc>
          <w:tcPr>
            <w:tcW w:w="995" w:type="dxa"/>
            <w:noWrap/>
            <w:hideMark/>
          </w:tcPr>
          <w:p w14:paraId="7E7793D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0.602</w:t>
            </w:r>
          </w:p>
        </w:tc>
        <w:tc>
          <w:tcPr>
            <w:tcW w:w="1051" w:type="dxa"/>
            <w:noWrap/>
            <w:hideMark/>
          </w:tcPr>
          <w:p w14:paraId="4C70B5AA"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0.008336</w:t>
            </w:r>
          </w:p>
        </w:tc>
      </w:tr>
      <w:tr w:rsidR="001B156C" w:rsidRPr="00255967" w14:paraId="4AFA9142"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70DF5C74"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Fish Shannon Index</w:t>
            </w:r>
          </w:p>
        </w:tc>
        <w:tc>
          <w:tcPr>
            <w:tcW w:w="2088" w:type="dxa"/>
            <w:noWrap/>
            <w:hideMark/>
          </w:tcPr>
          <w:p w14:paraId="43EAC534"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9A7FCE">
              <w:rPr>
                <w:rFonts w:ascii="Times New Roman" w:hAnsi="Times New Roman" w:cs="Times New Roman"/>
              </w:rPr>
              <w:t>Log(</w:t>
            </w:r>
            <w:proofErr w:type="gramEnd"/>
            <w:r w:rsidRPr="009A7FCE">
              <w:rPr>
                <w:rFonts w:ascii="Times New Roman" w:hAnsi="Times New Roman" w:cs="Times New Roman"/>
              </w:rPr>
              <w:t>Conductivity)</w:t>
            </w:r>
          </w:p>
        </w:tc>
        <w:tc>
          <w:tcPr>
            <w:tcW w:w="1051" w:type="dxa"/>
            <w:noWrap/>
            <w:hideMark/>
          </w:tcPr>
          <w:p w14:paraId="209C277F"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-0.6318</w:t>
            </w:r>
          </w:p>
        </w:tc>
        <w:tc>
          <w:tcPr>
            <w:tcW w:w="1229" w:type="dxa"/>
            <w:noWrap/>
            <w:hideMark/>
          </w:tcPr>
          <w:p w14:paraId="21A3F12E"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3.1111</w:t>
            </w:r>
          </w:p>
        </w:tc>
        <w:tc>
          <w:tcPr>
            <w:tcW w:w="995" w:type="dxa"/>
            <w:noWrap/>
            <w:hideMark/>
          </w:tcPr>
          <w:p w14:paraId="29683479"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0.4058</w:t>
            </w:r>
          </w:p>
        </w:tc>
        <w:tc>
          <w:tcPr>
            <w:tcW w:w="1051" w:type="dxa"/>
            <w:noWrap/>
            <w:hideMark/>
          </w:tcPr>
          <w:p w14:paraId="1DB1D9BB"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0.0476</w:t>
            </w:r>
          </w:p>
        </w:tc>
      </w:tr>
      <w:tr w:rsidR="001B156C" w:rsidRPr="00255967" w14:paraId="7C43EE2B"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09A35EE8"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Fish Shannon Index</w:t>
            </w:r>
          </w:p>
        </w:tc>
        <w:tc>
          <w:tcPr>
            <w:tcW w:w="2088" w:type="dxa"/>
            <w:noWrap/>
            <w:hideMark/>
          </w:tcPr>
          <w:p w14:paraId="5B7C9A29"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Canopy Coverage</w:t>
            </w:r>
          </w:p>
        </w:tc>
        <w:tc>
          <w:tcPr>
            <w:tcW w:w="1051" w:type="dxa"/>
            <w:noWrap/>
            <w:hideMark/>
          </w:tcPr>
          <w:p w14:paraId="5632F35B"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-0.43929</w:t>
            </w:r>
          </w:p>
        </w:tc>
        <w:tc>
          <w:tcPr>
            <w:tcW w:w="1229" w:type="dxa"/>
            <w:noWrap/>
            <w:hideMark/>
          </w:tcPr>
          <w:p w14:paraId="7BAEC970"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1.666563</w:t>
            </w:r>
          </w:p>
        </w:tc>
        <w:tc>
          <w:tcPr>
            <w:tcW w:w="995" w:type="dxa"/>
            <w:noWrap/>
            <w:hideMark/>
          </w:tcPr>
          <w:p w14:paraId="7B72D6A7"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0.4662</w:t>
            </w:r>
          </w:p>
        </w:tc>
        <w:tc>
          <w:tcPr>
            <w:tcW w:w="1051" w:type="dxa"/>
            <w:noWrap/>
            <w:hideMark/>
          </w:tcPr>
          <w:p w14:paraId="7FA1C65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0.02956</w:t>
            </w:r>
          </w:p>
        </w:tc>
      </w:tr>
      <w:tr w:rsidR="001B156C" w:rsidRPr="00255967" w14:paraId="193760B0"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5514E8B9"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Fish Shannon Index</w:t>
            </w:r>
          </w:p>
        </w:tc>
        <w:tc>
          <w:tcPr>
            <w:tcW w:w="2088" w:type="dxa"/>
            <w:noWrap/>
            <w:hideMark/>
          </w:tcPr>
          <w:p w14:paraId="1E30D9D9"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Ammonia</w:t>
            </w:r>
          </w:p>
        </w:tc>
        <w:tc>
          <w:tcPr>
            <w:tcW w:w="1051" w:type="dxa"/>
            <w:noWrap/>
            <w:hideMark/>
          </w:tcPr>
          <w:p w14:paraId="53222F19"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-4.6474</w:t>
            </w:r>
          </w:p>
        </w:tc>
        <w:tc>
          <w:tcPr>
            <w:tcW w:w="1229" w:type="dxa"/>
            <w:noWrap/>
            <w:hideMark/>
          </w:tcPr>
          <w:p w14:paraId="6175C70B"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1.8873</w:t>
            </w:r>
          </w:p>
        </w:tc>
        <w:tc>
          <w:tcPr>
            <w:tcW w:w="995" w:type="dxa"/>
            <w:noWrap/>
            <w:hideMark/>
          </w:tcPr>
          <w:p w14:paraId="7E61DF96"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0.4451</w:t>
            </w:r>
          </w:p>
        </w:tc>
        <w:tc>
          <w:tcPr>
            <w:tcW w:w="1051" w:type="dxa"/>
            <w:noWrap/>
            <w:hideMark/>
          </w:tcPr>
          <w:p w14:paraId="0BCB8198"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0.03509</w:t>
            </w:r>
          </w:p>
        </w:tc>
      </w:tr>
      <w:tr w:rsidR="001B156C" w:rsidRPr="00255967" w14:paraId="10843327"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7C8509D0"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Invertebrate Shannon Index</w:t>
            </w:r>
          </w:p>
        </w:tc>
        <w:tc>
          <w:tcPr>
            <w:tcW w:w="2088" w:type="dxa"/>
            <w:noWrap/>
            <w:hideMark/>
          </w:tcPr>
          <w:p w14:paraId="16D67484"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Annual Precipitation</w:t>
            </w:r>
          </w:p>
        </w:tc>
        <w:tc>
          <w:tcPr>
            <w:tcW w:w="1051" w:type="dxa"/>
            <w:noWrap/>
            <w:hideMark/>
          </w:tcPr>
          <w:p w14:paraId="3C409A7C"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-0.00302</w:t>
            </w:r>
          </w:p>
        </w:tc>
        <w:tc>
          <w:tcPr>
            <w:tcW w:w="1229" w:type="dxa"/>
            <w:noWrap/>
            <w:hideMark/>
          </w:tcPr>
          <w:p w14:paraId="1573592C"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3.005858</w:t>
            </w:r>
          </w:p>
        </w:tc>
        <w:tc>
          <w:tcPr>
            <w:tcW w:w="995" w:type="dxa"/>
            <w:noWrap/>
            <w:hideMark/>
          </w:tcPr>
          <w:p w14:paraId="0530A376"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0.01736</w:t>
            </w:r>
          </w:p>
        </w:tc>
        <w:tc>
          <w:tcPr>
            <w:tcW w:w="1051" w:type="dxa"/>
            <w:noWrap/>
            <w:hideMark/>
          </w:tcPr>
          <w:p w14:paraId="35FB9B5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0.7167</w:t>
            </w:r>
          </w:p>
        </w:tc>
      </w:tr>
      <w:tr w:rsidR="001B156C" w:rsidRPr="00255967" w14:paraId="340CB14F"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3AAB1604"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Invertebrate Shannon Index</w:t>
            </w:r>
          </w:p>
        </w:tc>
        <w:tc>
          <w:tcPr>
            <w:tcW w:w="2088" w:type="dxa"/>
            <w:noWrap/>
            <w:hideMark/>
          </w:tcPr>
          <w:p w14:paraId="50786FCB"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Dissolved Oxygen</w:t>
            </w:r>
          </w:p>
        </w:tc>
        <w:tc>
          <w:tcPr>
            <w:tcW w:w="1051" w:type="dxa"/>
            <w:noWrap/>
            <w:hideMark/>
          </w:tcPr>
          <w:p w14:paraId="37659E81"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-0.15653</w:t>
            </w:r>
          </w:p>
        </w:tc>
        <w:tc>
          <w:tcPr>
            <w:tcW w:w="1229" w:type="dxa"/>
            <w:noWrap/>
            <w:hideMark/>
          </w:tcPr>
          <w:p w14:paraId="507E99F2"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3.8281</w:t>
            </w:r>
          </w:p>
        </w:tc>
        <w:tc>
          <w:tcPr>
            <w:tcW w:w="995" w:type="dxa"/>
            <w:noWrap/>
            <w:hideMark/>
          </w:tcPr>
          <w:p w14:paraId="23E4C603"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0.3627</w:t>
            </w:r>
          </w:p>
        </w:tc>
        <w:tc>
          <w:tcPr>
            <w:tcW w:w="1051" w:type="dxa"/>
            <w:noWrap/>
            <w:hideMark/>
          </w:tcPr>
          <w:p w14:paraId="1A8D268D"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0.06542</w:t>
            </w:r>
          </w:p>
        </w:tc>
      </w:tr>
      <w:tr w:rsidR="001B156C" w:rsidRPr="00255967" w14:paraId="369F7B19"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65FB057B"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lastRenderedPageBreak/>
              <w:t>Invertebrate Shannon Index</w:t>
            </w:r>
          </w:p>
        </w:tc>
        <w:tc>
          <w:tcPr>
            <w:tcW w:w="2088" w:type="dxa"/>
            <w:noWrap/>
            <w:hideMark/>
          </w:tcPr>
          <w:p w14:paraId="6A0E1B18"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High Flow Pulse Percent 3x</w:t>
            </w:r>
          </w:p>
        </w:tc>
        <w:tc>
          <w:tcPr>
            <w:tcW w:w="1051" w:type="dxa"/>
            <w:noWrap/>
            <w:hideMark/>
          </w:tcPr>
          <w:p w14:paraId="3A3258A3"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-2.0832</w:t>
            </w:r>
          </w:p>
        </w:tc>
        <w:tc>
          <w:tcPr>
            <w:tcW w:w="1229" w:type="dxa"/>
            <w:noWrap/>
            <w:hideMark/>
          </w:tcPr>
          <w:p w14:paraId="387F34CA"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3.2582</w:t>
            </w:r>
          </w:p>
        </w:tc>
        <w:tc>
          <w:tcPr>
            <w:tcW w:w="995" w:type="dxa"/>
            <w:noWrap/>
            <w:hideMark/>
          </w:tcPr>
          <w:p w14:paraId="0318FF7B"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0.149</w:t>
            </w:r>
          </w:p>
        </w:tc>
        <w:tc>
          <w:tcPr>
            <w:tcW w:w="1051" w:type="dxa"/>
            <w:noWrap/>
            <w:hideMark/>
          </w:tcPr>
          <w:p w14:paraId="710DB9D8"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0.2705</w:t>
            </w:r>
          </w:p>
        </w:tc>
      </w:tr>
      <w:tr w:rsidR="001B156C" w:rsidRPr="00255967" w14:paraId="63663F27"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1F424095"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Invertebrate Shannon Index</w:t>
            </w:r>
          </w:p>
        </w:tc>
        <w:tc>
          <w:tcPr>
            <w:tcW w:w="2088" w:type="dxa"/>
            <w:noWrap/>
            <w:hideMark/>
          </w:tcPr>
          <w:p w14:paraId="4BB44714"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pH</w:t>
            </w:r>
          </w:p>
        </w:tc>
        <w:tc>
          <w:tcPr>
            <w:tcW w:w="1051" w:type="dxa"/>
            <w:noWrap/>
            <w:hideMark/>
          </w:tcPr>
          <w:p w14:paraId="5E17B7E2"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-0.5174</w:t>
            </w:r>
          </w:p>
        </w:tc>
        <w:tc>
          <w:tcPr>
            <w:tcW w:w="1229" w:type="dxa"/>
            <w:noWrap/>
            <w:hideMark/>
          </w:tcPr>
          <w:p w14:paraId="4EF64F56"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6.3977</w:t>
            </w:r>
          </w:p>
        </w:tc>
        <w:tc>
          <w:tcPr>
            <w:tcW w:w="995" w:type="dxa"/>
            <w:noWrap/>
            <w:hideMark/>
          </w:tcPr>
          <w:p w14:paraId="5A4E8835"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0.2087</w:t>
            </w:r>
          </w:p>
        </w:tc>
        <w:tc>
          <w:tcPr>
            <w:tcW w:w="1051" w:type="dxa"/>
            <w:noWrap/>
            <w:hideMark/>
          </w:tcPr>
          <w:p w14:paraId="11CC3DA9"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0.1844</w:t>
            </w:r>
          </w:p>
        </w:tc>
      </w:tr>
      <w:tr w:rsidR="001B156C" w:rsidRPr="00255967" w14:paraId="011B77C2"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6491B54D"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Invertebrate Shannon Index</w:t>
            </w:r>
          </w:p>
        </w:tc>
        <w:tc>
          <w:tcPr>
            <w:tcW w:w="2088" w:type="dxa"/>
            <w:noWrap/>
            <w:hideMark/>
          </w:tcPr>
          <w:p w14:paraId="44E527A9"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Low Flow Pulse Percent</w:t>
            </w:r>
          </w:p>
        </w:tc>
        <w:tc>
          <w:tcPr>
            <w:tcW w:w="1051" w:type="dxa"/>
            <w:noWrap/>
            <w:hideMark/>
          </w:tcPr>
          <w:p w14:paraId="262F4C52"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-0.03498</w:t>
            </w:r>
          </w:p>
        </w:tc>
        <w:tc>
          <w:tcPr>
            <w:tcW w:w="1229" w:type="dxa"/>
            <w:noWrap/>
            <w:hideMark/>
          </w:tcPr>
          <w:p w14:paraId="7F8FBC07"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3.05718</w:t>
            </w:r>
          </w:p>
        </w:tc>
        <w:tc>
          <w:tcPr>
            <w:tcW w:w="995" w:type="dxa"/>
            <w:noWrap/>
            <w:hideMark/>
          </w:tcPr>
          <w:p w14:paraId="482D5B5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0.4114</w:t>
            </w:r>
          </w:p>
        </w:tc>
        <w:tc>
          <w:tcPr>
            <w:tcW w:w="1051" w:type="dxa"/>
            <w:noWrap/>
            <w:hideMark/>
          </w:tcPr>
          <w:p w14:paraId="0F1704AF"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0.04563</w:t>
            </w:r>
          </w:p>
        </w:tc>
      </w:tr>
    </w:tbl>
    <w:p w14:paraId="15CDFA36" w14:textId="40B5F286" w:rsidR="001B156C" w:rsidRPr="009A7FCE" w:rsidRDefault="001B156C" w:rsidP="009A7FCE">
      <w:pPr>
        <w:spacing w:line="480" w:lineRule="auto"/>
        <w:contextualSpacing/>
      </w:pPr>
      <w:r w:rsidRPr="009A7FCE">
        <w:t xml:space="preserve">Table 3. Univariate linear regressions correlate fish and macroinvertebrate Shannon diversities with environmental predictors. Fish Shannon index values have significant correlations with four environmental predictors (Annual Precipitation, conductivity, canopy coverage and </w:t>
      </w:r>
      <w:r w:rsidR="006B26E4">
        <w:t>NH</w:t>
      </w:r>
      <w:r w:rsidR="006B26E4" w:rsidRPr="006B26E4">
        <w:rPr>
          <w:vertAlign w:val="subscript"/>
        </w:rPr>
        <w:t>4</w:t>
      </w:r>
      <w:r w:rsidR="006B26E4" w:rsidRPr="006B26E4">
        <w:rPr>
          <w:vertAlign w:val="superscript"/>
        </w:rPr>
        <w:t>+</w:t>
      </w:r>
      <w:r w:rsidRPr="009A7FCE">
        <w:t xml:space="preserve"> concentrations), while macroinvertebrate diversity has a singular significant correlation with low flow pulse percent.</w:t>
      </w:r>
    </w:p>
    <w:p w14:paraId="1A04ADF5" w14:textId="77777777" w:rsidR="001B156C" w:rsidRPr="009A7FCE" w:rsidRDefault="001B156C" w:rsidP="009A7FCE">
      <w:pPr>
        <w:spacing w:line="480" w:lineRule="auto"/>
        <w:contextualSpacing/>
        <w:rPr>
          <w:b/>
          <w:bCs/>
          <w:noProof/>
        </w:rPr>
      </w:pPr>
    </w:p>
    <w:p w14:paraId="409241CB" w14:textId="77777777" w:rsidR="001B156C" w:rsidRPr="009A7FCE" w:rsidRDefault="001B156C" w:rsidP="009A7FCE">
      <w:pPr>
        <w:spacing w:line="480" w:lineRule="auto"/>
        <w:contextualSpacing/>
        <w:rPr>
          <w:noProof/>
        </w:rPr>
      </w:pPr>
    </w:p>
    <w:p w14:paraId="15076424" w14:textId="77777777" w:rsidR="001B156C" w:rsidRPr="009A7FCE" w:rsidRDefault="001B156C" w:rsidP="009A7FCE">
      <w:pPr>
        <w:spacing w:line="480" w:lineRule="auto"/>
        <w:contextualSpacing/>
        <w:rPr>
          <w:noProof/>
        </w:rPr>
      </w:pPr>
      <w:commentRangeStart w:id="1166"/>
    </w:p>
    <w:tbl>
      <w:tblPr>
        <w:tblStyle w:val="PlainTable1"/>
        <w:tblW w:w="9586" w:type="dxa"/>
        <w:tblLook w:val="04A0" w:firstRow="1" w:lastRow="0" w:firstColumn="1" w:lastColumn="0" w:noHBand="0" w:noVBand="1"/>
      </w:tblPr>
      <w:tblGrid>
        <w:gridCol w:w="6660"/>
        <w:gridCol w:w="927"/>
        <w:gridCol w:w="1156"/>
        <w:gridCol w:w="843"/>
      </w:tblGrid>
      <w:tr w:rsidR="001B156C" w:rsidRPr="00255967" w14:paraId="6271FD6C" w14:textId="77777777" w:rsidTr="0001374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79981D5" w14:textId="77777777" w:rsidR="001B156C" w:rsidRPr="009A7FCE" w:rsidRDefault="001B156C" w:rsidP="009A7FCE">
            <w:pPr>
              <w:spacing w:line="480" w:lineRule="auto"/>
              <w:contextualSpacing/>
              <w:jc w:val="center"/>
              <w:rPr>
                <w:rFonts w:ascii="Times New Roman" w:hAnsi="Times New Roman" w:cs="Times New Roman"/>
              </w:rPr>
            </w:pPr>
            <w:r w:rsidRPr="009A7FCE">
              <w:rPr>
                <w:rFonts w:ascii="Times New Roman" w:hAnsi="Times New Roman" w:cs="Times New Roman"/>
              </w:rPr>
              <w:t>Model</w:t>
            </w:r>
          </w:p>
        </w:tc>
        <w:tc>
          <w:tcPr>
            <w:tcW w:w="927" w:type="dxa"/>
            <w:noWrap/>
            <w:hideMark/>
          </w:tcPr>
          <w:p w14:paraId="3716B088"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9A7FCE">
              <w:rPr>
                <w:rFonts w:ascii="Times New Roman" w:hAnsi="Times New Roman" w:cs="Times New Roman"/>
              </w:rPr>
              <w:t>R</w:t>
            </w:r>
            <w:r w:rsidRPr="009A7FCE">
              <w:rPr>
                <w:rFonts w:ascii="Times New Roman" w:hAnsi="Times New Roman" w:cs="Times New Roman"/>
                <w:vertAlign w:val="superscript"/>
              </w:rPr>
              <w:t>2</w:t>
            </w:r>
          </w:p>
        </w:tc>
        <w:tc>
          <w:tcPr>
            <w:tcW w:w="1156" w:type="dxa"/>
            <w:noWrap/>
            <w:hideMark/>
          </w:tcPr>
          <w:p w14:paraId="7C7F1750"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p-value</w:t>
            </w:r>
          </w:p>
        </w:tc>
        <w:tc>
          <w:tcPr>
            <w:tcW w:w="843" w:type="dxa"/>
            <w:noWrap/>
            <w:hideMark/>
          </w:tcPr>
          <w:p w14:paraId="32AE43F6"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A7FCE">
              <w:rPr>
                <w:rFonts w:ascii="Times New Roman" w:hAnsi="Times New Roman" w:cs="Times New Roman"/>
              </w:rPr>
              <w:t>AICc</w:t>
            </w:r>
            <w:proofErr w:type="spellEnd"/>
          </w:p>
        </w:tc>
      </w:tr>
      <w:tr w:rsidR="001B156C" w:rsidRPr="00255967" w14:paraId="06ED7D08"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A13F5E5"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Fish_Shannon</w:t>
            </w:r>
            <w:proofErr w:type="spellEnd"/>
            <w:r w:rsidRPr="009A7FCE">
              <w:rPr>
                <w:rFonts w:ascii="Times New Roman" w:hAnsi="Times New Roman" w:cs="Times New Roman"/>
              </w:rPr>
              <w:t xml:space="preserve"> ~   0.054010 + (0.015598) </w:t>
            </w:r>
            <w:proofErr w:type="gramStart"/>
            <w:r w:rsidRPr="009A7FCE">
              <w:rPr>
                <w:rFonts w:ascii="Times New Roman" w:hAnsi="Times New Roman" w:cs="Times New Roman"/>
              </w:rPr>
              <w:t>AP  -</w:t>
            </w:r>
            <w:proofErr w:type="gramEnd"/>
            <w:r w:rsidRPr="009A7FCE">
              <w:rPr>
                <w:rFonts w:ascii="Times New Roman" w:hAnsi="Times New Roman" w:cs="Times New Roman"/>
              </w:rPr>
              <w:t xml:space="preserve"> (0.0249) LFPP </w:t>
            </w:r>
          </w:p>
        </w:tc>
        <w:tc>
          <w:tcPr>
            <w:tcW w:w="927" w:type="dxa"/>
            <w:noWrap/>
            <w:hideMark/>
          </w:tcPr>
          <w:p w14:paraId="7ACD2DFA"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0.8175</w:t>
            </w:r>
          </w:p>
        </w:tc>
        <w:tc>
          <w:tcPr>
            <w:tcW w:w="1156" w:type="dxa"/>
            <w:noWrap/>
            <w:hideMark/>
          </w:tcPr>
          <w:p w14:paraId="2C69BD38"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0.002599</w:t>
            </w:r>
          </w:p>
        </w:tc>
        <w:tc>
          <w:tcPr>
            <w:tcW w:w="843" w:type="dxa"/>
            <w:noWrap/>
            <w:hideMark/>
          </w:tcPr>
          <w:p w14:paraId="6F8CC84F"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10.2</w:t>
            </w:r>
          </w:p>
        </w:tc>
      </w:tr>
      <w:tr w:rsidR="001B156C" w:rsidRPr="00255967" w14:paraId="13B33AF1"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FE258F9"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Fish_Shannon</w:t>
            </w:r>
            <w:proofErr w:type="spellEnd"/>
            <w:r w:rsidRPr="009A7FCE">
              <w:rPr>
                <w:rFonts w:ascii="Times New Roman" w:hAnsi="Times New Roman" w:cs="Times New Roman"/>
              </w:rPr>
              <w:t xml:space="preserve"> ~ - 0.335986 + (0.017271) AP </w:t>
            </w:r>
          </w:p>
        </w:tc>
        <w:tc>
          <w:tcPr>
            <w:tcW w:w="927" w:type="dxa"/>
            <w:noWrap/>
            <w:hideMark/>
          </w:tcPr>
          <w:p w14:paraId="097C23B9"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0.602</w:t>
            </w:r>
          </w:p>
        </w:tc>
        <w:tc>
          <w:tcPr>
            <w:tcW w:w="1156" w:type="dxa"/>
            <w:noWrap/>
            <w:hideMark/>
          </w:tcPr>
          <w:p w14:paraId="7A732CD2"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0.008336</w:t>
            </w:r>
          </w:p>
        </w:tc>
        <w:tc>
          <w:tcPr>
            <w:tcW w:w="843" w:type="dxa"/>
            <w:noWrap/>
            <w:hideMark/>
          </w:tcPr>
          <w:p w14:paraId="2F8B7278"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12</w:t>
            </w:r>
          </w:p>
        </w:tc>
      </w:tr>
      <w:tr w:rsidR="001B156C" w:rsidRPr="00255967" w14:paraId="115D8475"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DE8DEC1"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Fish_Shannon</w:t>
            </w:r>
            <w:proofErr w:type="spellEnd"/>
            <w:r w:rsidRPr="009A7FCE">
              <w:rPr>
                <w:rFonts w:ascii="Times New Roman" w:hAnsi="Times New Roman" w:cs="Times New Roman"/>
              </w:rPr>
              <w:t xml:space="preserve"> ~    0.299779 + (0.013090) AP - (0.005809) </w:t>
            </w:r>
            <w:proofErr w:type="spellStart"/>
            <w:r w:rsidRPr="009A7FCE">
              <w:rPr>
                <w:rFonts w:ascii="Times New Roman" w:hAnsi="Times New Roman" w:cs="Times New Roman"/>
              </w:rPr>
              <w:t>Cpy</w:t>
            </w:r>
            <w:proofErr w:type="spellEnd"/>
            <w:r w:rsidRPr="009A7FCE">
              <w:rPr>
                <w:rFonts w:ascii="Times New Roman" w:hAnsi="Times New Roman" w:cs="Times New Roman"/>
              </w:rPr>
              <w:t xml:space="preserve"> </w:t>
            </w:r>
          </w:p>
        </w:tc>
        <w:tc>
          <w:tcPr>
            <w:tcW w:w="927" w:type="dxa"/>
            <w:noWrap/>
            <w:hideMark/>
          </w:tcPr>
          <w:p w14:paraId="49B67C96"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0.7427</w:t>
            </w:r>
          </w:p>
        </w:tc>
        <w:tc>
          <w:tcPr>
            <w:tcW w:w="1156" w:type="dxa"/>
            <w:noWrap/>
            <w:hideMark/>
          </w:tcPr>
          <w:p w14:paraId="78D66499"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0.008642</w:t>
            </w:r>
          </w:p>
        </w:tc>
        <w:tc>
          <w:tcPr>
            <w:tcW w:w="843" w:type="dxa"/>
            <w:noWrap/>
            <w:hideMark/>
          </w:tcPr>
          <w:p w14:paraId="53DE472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13.6</w:t>
            </w:r>
          </w:p>
        </w:tc>
      </w:tr>
      <w:tr w:rsidR="001B156C" w:rsidRPr="00255967" w14:paraId="31A412E7"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BAF40B0"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Fish_Shannon</w:t>
            </w:r>
            <w:proofErr w:type="spellEnd"/>
            <w:r w:rsidRPr="009A7FCE">
              <w:rPr>
                <w:rFonts w:ascii="Times New Roman" w:hAnsi="Times New Roman" w:cs="Times New Roman"/>
              </w:rPr>
              <w:t xml:space="preserve"> ~    0.401516 + (0.013176) AP - (2.663321) NH4 </w:t>
            </w:r>
          </w:p>
        </w:tc>
        <w:tc>
          <w:tcPr>
            <w:tcW w:w="927" w:type="dxa"/>
            <w:noWrap/>
            <w:hideMark/>
          </w:tcPr>
          <w:p w14:paraId="1D518505"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0.7143</w:t>
            </w:r>
          </w:p>
        </w:tc>
        <w:tc>
          <w:tcPr>
            <w:tcW w:w="1156" w:type="dxa"/>
            <w:noWrap/>
            <w:hideMark/>
          </w:tcPr>
          <w:p w14:paraId="5B68C591"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0.01246</w:t>
            </w:r>
          </w:p>
        </w:tc>
        <w:tc>
          <w:tcPr>
            <w:tcW w:w="843" w:type="dxa"/>
            <w:noWrap/>
            <w:hideMark/>
          </w:tcPr>
          <w:p w14:paraId="5D7020B8"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14.7</w:t>
            </w:r>
          </w:p>
        </w:tc>
      </w:tr>
      <w:tr w:rsidR="001B156C" w:rsidRPr="00255967" w14:paraId="52A5E840"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7E75FC82"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Invertebrate_Shannon</w:t>
            </w:r>
            <w:proofErr w:type="spellEnd"/>
            <w:r w:rsidRPr="009A7FCE">
              <w:rPr>
                <w:rFonts w:ascii="Times New Roman" w:hAnsi="Times New Roman" w:cs="Times New Roman"/>
              </w:rPr>
              <w:t xml:space="preserve"> ~ 3.95689 - (3.21078) HFPP3 - (0.04349) LFPP</w:t>
            </w:r>
          </w:p>
        </w:tc>
        <w:tc>
          <w:tcPr>
            <w:tcW w:w="927" w:type="dxa"/>
            <w:noWrap/>
            <w:hideMark/>
          </w:tcPr>
          <w:p w14:paraId="0F650A34"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0.7411</w:t>
            </w:r>
          </w:p>
        </w:tc>
        <w:tc>
          <w:tcPr>
            <w:tcW w:w="1156" w:type="dxa"/>
            <w:noWrap/>
            <w:hideMark/>
          </w:tcPr>
          <w:p w14:paraId="324533D9"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0.008828</w:t>
            </w:r>
          </w:p>
        </w:tc>
        <w:tc>
          <w:tcPr>
            <w:tcW w:w="843" w:type="dxa"/>
            <w:noWrap/>
            <w:hideMark/>
          </w:tcPr>
          <w:p w14:paraId="23E2E633"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14.3</w:t>
            </w:r>
          </w:p>
        </w:tc>
      </w:tr>
      <w:tr w:rsidR="001B156C" w:rsidRPr="00255967" w14:paraId="47847720"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1CBC228"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Invertebrate_Shannon</w:t>
            </w:r>
            <w:proofErr w:type="spellEnd"/>
            <w:r w:rsidRPr="009A7FCE">
              <w:rPr>
                <w:rFonts w:ascii="Times New Roman" w:hAnsi="Times New Roman" w:cs="Times New Roman"/>
              </w:rPr>
              <w:t xml:space="preserve"> ~ 3.05718 - (0.03498) LFPP</w:t>
            </w:r>
          </w:p>
        </w:tc>
        <w:tc>
          <w:tcPr>
            <w:tcW w:w="927" w:type="dxa"/>
            <w:noWrap/>
            <w:hideMark/>
          </w:tcPr>
          <w:p w14:paraId="40E44961"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0.4114</w:t>
            </w:r>
          </w:p>
        </w:tc>
        <w:tc>
          <w:tcPr>
            <w:tcW w:w="1156" w:type="dxa"/>
            <w:noWrap/>
            <w:hideMark/>
          </w:tcPr>
          <w:p w14:paraId="10DFE7B5"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0.04563</w:t>
            </w:r>
          </w:p>
        </w:tc>
        <w:tc>
          <w:tcPr>
            <w:tcW w:w="843" w:type="dxa"/>
            <w:noWrap/>
            <w:hideMark/>
          </w:tcPr>
          <w:p w14:paraId="78C8B995"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16.5</w:t>
            </w:r>
          </w:p>
        </w:tc>
      </w:tr>
      <w:tr w:rsidR="001B156C" w:rsidRPr="00255967" w14:paraId="1B9E026F"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3FDAD2FA"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lastRenderedPageBreak/>
              <w:t>Invertebrate_Shannon</w:t>
            </w:r>
            <w:proofErr w:type="spellEnd"/>
            <w:r w:rsidRPr="009A7FCE">
              <w:rPr>
                <w:rFonts w:ascii="Times New Roman" w:hAnsi="Times New Roman" w:cs="Times New Roman"/>
              </w:rPr>
              <w:t xml:space="preserve"> ~ 4.64023 - (0.10774) DO - (3.36722) HFPP3 - (0.03134) LFPP</w:t>
            </w:r>
          </w:p>
        </w:tc>
        <w:tc>
          <w:tcPr>
            <w:tcW w:w="927" w:type="dxa"/>
            <w:noWrap/>
            <w:hideMark/>
          </w:tcPr>
          <w:p w14:paraId="48DC9E2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0.8592</w:t>
            </w:r>
          </w:p>
        </w:tc>
        <w:tc>
          <w:tcPr>
            <w:tcW w:w="1156" w:type="dxa"/>
            <w:noWrap/>
            <w:hideMark/>
          </w:tcPr>
          <w:p w14:paraId="52AD30FD"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0.00578</w:t>
            </w:r>
          </w:p>
        </w:tc>
        <w:tc>
          <w:tcPr>
            <w:tcW w:w="843" w:type="dxa"/>
            <w:noWrap/>
            <w:hideMark/>
          </w:tcPr>
          <w:p w14:paraId="593D316D"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17.2</w:t>
            </w:r>
          </w:p>
        </w:tc>
      </w:tr>
      <w:tr w:rsidR="001B156C" w:rsidRPr="00255967" w14:paraId="1815D136"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17D01C04"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Invertebrate_Shannon</w:t>
            </w:r>
            <w:proofErr w:type="spellEnd"/>
            <w:r w:rsidRPr="009A7FCE">
              <w:rPr>
                <w:rFonts w:ascii="Times New Roman" w:hAnsi="Times New Roman" w:cs="Times New Roman"/>
              </w:rPr>
              <w:t xml:space="preserve"> ~ 3.82810 - (0.15653) DO</w:t>
            </w:r>
          </w:p>
        </w:tc>
        <w:tc>
          <w:tcPr>
            <w:tcW w:w="927" w:type="dxa"/>
            <w:noWrap/>
            <w:hideMark/>
          </w:tcPr>
          <w:p w14:paraId="25CF8811"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0.3627</w:t>
            </w:r>
          </w:p>
        </w:tc>
        <w:tc>
          <w:tcPr>
            <w:tcW w:w="1156" w:type="dxa"/>
            <w:noWrap/>
            <w:hideMark/>
          </w:tcPr>
          <w:p w14:paraId="25A3BA03"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0.06542</w:t>
            </w:r>
          </w:p>
        </w:tc>
        <w:tc>
          <w:tcPr>
            <w:tcW w:w="843" w:type="dxa"/>
            <w:noWrap/>
            <w:hideMark/>
          </w:tcPr>
          <w:p w14:paraId="1523C3A8"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17.3</w:t>
            </w:r>
          </w:p>
        </w:tc>
      </w:tr>
    </w:tbl>
    <w:p w14:paraId="1807BB8B" w14:textId="77777777" w:rsidR="001B156C" w:rsidRPr="009A7FCE" w:rsidRDefault="001B156C" w:rsidP="009A7FCE">
      <w:pPr>
        <w:spacing w:line="480" w:lineRule="auto"/>
        <w:contextualSpacing/>
      </w:pPr>
      <w:r w:rsidRPr="009A7FCE">
        <w:t xml:space="preserve">Table 4. Multivariate generalized linear models (GLM) for fish and macroinvertebrate Shannon index values. Top 4 </w:t>
      </w:r>
      <w:proofErr w:type="spellStart"/>
      <w:r w:rsidRPr="009A7FCE">
        <w:t>AICc</w:t>
      </w:r>
      <w:proofErr w:type="spellEnd"/>
      <w:r w:rsidRPr="009A7FCE">
        <w:t xml:space="preserve"> ranked models were selected. The top four fish diversity </w:t>
      </w:r>
      <w:proofErr w:type="spellStart"/>
      <w:r w:rsidRPr="009A7FCE">
        <w:t>glms</w:t>
      </w:r>
      <w:proofErr w:type="spellEnd"/>
      <w:r w:rsidRPr="009A7FCE">
        <w:t xml:space="preserve"> include annual precipitation as a positively correlated predictor. The top three Macroinvertebrate GLMs include low flow pulse percent (LFPP) as a negatively correlated predictor. R</w:t>
      </w:r>
      <w:r w:rsidRPr="009A7FCE">
        <w:rPr>
          <w:vertAlign w:val="superscript"/>
        </w:rPr>
        <w:t>2</w:t>
      </w:r>
      <w:r w:rsidRPr="009A7FCE">
        <w:t xml:space="preserve"> values reflect the multiple-R</w:t>
      </w:r>
      <w:r w:rsidRPr="009A7FCE">
        <w:rPr>
          <w:vertAlign w:val="superscript"/>
        </w:rPr>
        <w:t>2</w:t>
      </w:r>
      <w:r w:rsidRPr="009A7FCE">
        <w:t xml:space="preserve"> for each GLM.</w:t>
      </w:r>
      <w:commentRangeEnd w:id="1166"/>
      <w:r w:rsidR="00E2354C">
        <w:rPr>
          <w:rStyle w:val="CommentReference"/>
        </w:rPr>
        <w:commentReference w:id="1166"/>
      </w:r>
    </w:p>
    <w:p w14:paraId="7BB27C70" w14:textId="77777777" w:rsidR="001B156C" w:rsidRPr="009A7FCE" w:rsidRDefault="001B156C" w:rsidP="009A7FCE">
      <w:pPr>
        <w:spacing w:line="480" w:lineRule="auto"/>
        <w:contextualSpacing/>
        <w:rPr>
          <w:b/>
          <w:bCs/>
        </w:rPr>
      </w:pPr>
    </w:p>
    <w:p w14:paraId="7EA13285" w14:textId="10B70561" w:rsidR="007A3C8C" w:rsidRPr="009A7FCE" w:rsidRDefault="007A3C8C" w:rsidP="009A7FCE">
      <w:pPr>
        <w:spacing w:line="480" w:lineRule="auto"/>
        <w:contextualSpacing/>
      </w:pPr>
    </w:p>
    <w:p w14:paraId="58560519" w14:textId="770E6606" w:rsidR="001B156C" w:rsidRPr="009A7FCE" w:rsidRDefault="001B156C" w:rsidP="009A7FCE">
      <w:pPr>
        <w:spacing w:line="480" w:lineRule="auto"/>
        <w:contextualSpacing/>
      </w:pPr>
    </w:p>
    <w:p w14:paraId="4BCEADE4" w14:textId="3D4E5885" w:rsidR="004055A0" w:rsidRPr="009A7FCE" w:rsidRDefault="004055A0" w:rsidP="009A7FCE">
      <w:pPr>
        <w:spacing w:line="480" w:lineRule="auto"/>
        <w:contextualSpacing/>
      </w:pPr>
    </w:p>
    <w:p w14:paraId="01A6C089" w14:textId="77777777" w:rsidR="008910F9" w:rsidRPr="009A7FCE" w:rsidRDefault="008910F9" w:rsidP="009A7FCE">
      <w:pPr>
        <w:spacing w:line="480" w:lineRule="auto"/>
        <w:contextualSpacing/>
      </w:pPr>
    </w:p>
    <w:p w14:paraId="28AEA419" w14:textId="4AFA676E" w:rsidR="00F96E8B" w:rsidRPr="009A7FCE" w:rsidRDefault="007A3C8C" w:rsidP="009A7FCE">
      <w:pPr>
        <w:spacing w:line="480" w:lineRule="auto"/>
        <w:contextualSpacing/>
        <w:rPr>
          <w:b/>
        </w:rPr>
      </w:pPr>
      <w:r w:rsidRPr="009A7FCE">
        <w:rPr>
          <w:b/>
        </w:rPr>
        <w:t>Cited Literature</w:t>
      </w:r>
      <w:r w:rsidR="00F96E8B" w:rsidRPr="009A7FCE">
        <w:rPr>
          <w:b/>
        </w:rPr>
        <w:t>:</w:t>
      </w:r>
    </w:p>
    <w:p w14:paraId="2F8E7E28" w14:textId="77777777" w:rsidR="006D2F2A" w:rsidRPr="006D2F2A" w:rsidRDefault="007A3C8C" w:rsidP="006D2F2A">
      <w:pPr>
        <w:pStyle w:val="EndNoteBibliography"/>
      </w:pPr>
      <w:r w:rsidRPr="009A7FCE">
        <w:rPr>
          <w:rFonts w:ascii="Times New Roman" w:hAnsi="Times New Roman" w:cs="Times New Roman"/>
          <w:sz w:val="24"/>
          <w:szCs w:val="24"/>
        </w:rPr>
        <w:fldChar w:fldCharType="begin"/>
      </w:r>
      <w:r w:rsidRPr="009A7FCE">
        <w:rPr>
          <w:rFonts w:ascii="Times New Roman" w:hAnsi="Times New Roman" w:cs="Times New Roman"/>
          <w:sz w:val="24"/>
          <w:szCs w:val="24"/>
        </w:rPr>
        <w:instrText xml:space="preserve"> ADDIN EN.REFLIST </w:instrText>
      </w:r>
      <w:r w:rsidRPr="009A7FCE">
        <w:rPr>
          <w:rFonts w:ascii="Times New Roman" w:hAnsi="Times New Roman" w:cs="Times New Roman"/>
          <w:sz w:val="24"/>
          <w:szCs w:val="24"/>
        </w:rPr>
        <w:fldChar w:fldCharType="separate"/>
      </w:r>
      <w:r w:rsidR="006D2F2A" w:rsidRPr="006D2F2A">
        <w:t xml:space="preserve">Allen, M. R. and W. J. Ingram (2002). "Constraints on future changes in climate and the hydrologic cycle." </w:t>
      </w:r>
      <w:r w:rsidR="006D2F2A" w:rsidRPr="006D2F2A">
        <w:rPr>
          <w:u w:val="single"/>
        </w:rPr>
        <w:t>Nature</w:t>
      </w:r>
      <w:r w:rsidR="006D2F2A" w:rsidRPr="006D2F2A">
        <w:t xml:space="preserve"> </w:t>
      </w:r>
      <w:r w:rsidR="006D2F2A" w:rsidRPr="006D2F2A">
        <w:rPr>
          <w:b/>
        </w:rPr>
        <w:t>419</w:t>
      </w:r>
      <w:r w:rsidR="006D2F2A" w:rsidRPr="006D2F2A">
        <w:t>(6903): 224-+.</w:t>
      </w:r>
    </w:p>
    <w:p w14:paraId="3A886919" w14:textId="77777777" w:rsidR="006D2F2A" w:rsidRPr="006D2F2A" w:rsidRDefault="006D2F2A" w:rsidP="006D2F2A">
      <w:pPr>
        <w:pStyle w:val="EndNoteBibliography"/>
      </w:pPr>
      <w:r w:rsidRPr="006D2F2A">
        <w:t xml:space="preserve">Boulton, A. J., C. G. Peterson, N. B. Grimm and S. G. Fisher (1992). "Stability of an Aquatic Macroinvertebrate Community in a Multiyear Hydrologic Disturbance Regime." </w:t>
      </w:r>
      <w:r w:rsidRPr="006D2F2A">
        <w:rPr>
          <w:u w:val="single"/>
        </w:rPr>
        <w:t>Ecology</w:t>
      </w:r>
      <w:r w:rsidRPr="006D2F2A">
        <w:t xml:space="preserve"> </w:t>
      </w:r>
      <w:r w:rsidRPr="006D2F2A">
        <w:rPr>
          <w:b/>
        </w:rPr>
        <w:t>73</w:t>
      </w:r>
      <w:r w:rsidRPr="006D2F2A">
        <w:t>(6): 2192-2207.</w:t>
      </w:r>
    </w:p>
    <w:p w14:paraId="6689ADDF" w14:textId="77777777" w:rsidR="006D2F2A" w:rsidRPr="006D2F2A" w:rsidRDefault="006D2F2A" w:rsidP="006D2F2A">
      <w:pPr>
        <w:pStyle w:val="EndNoteBibliography"/>
      </w:pPr>
      <w:r w:rsidRPr="006D2F2A">
        <w:t xml:space="preserve">Chapman BR, B. E. (2018). </w:t>
      </w:r>
      <w:r w:rsidRPr="006D2F2A">
        <w:rPr>
          <w:u w:val="single"/>
        </w:rPr>
        <w:t>The Natural History of Texas</w:t>
      </w:r>
      <w:r w:rsidRPr="006D2F2A">
        <w:t>. College Station, Texas A&amp;M University Press.</w:t>
      </w:r>
    </w:p>
    <w:p w14:paraId="0901A91F" w14:textId="77777777" w:rsidR="006D2F2A" w:rsidRPr="006D2F2A" w:rsidRDefault="006D2F2A" w:rsidP="006D2F2A">
      <w:pPr>
        <w:pStyle w:val="EndNoteBibliography"/>
      </w:pPr>
      <w:r w:rsidRPr="006D2F2A">
        <w:t xml:space="preserve">D'Amen, M., H. K. Mod, N. J. Gotelli and A. Guisan (2018). "Disentangling biotic interactions, environmental filters, and dispersal limitation as drivers of species co-occurrence." </w:t>
      </w:r>
      <w:r w:rsidRPr="006D2F2A">
        <w:rPr>
          <w:u w:val="single"/>
        </w:rPr>
        <w:t>Ecography</w:t>
      </w:r>
      <w:r w:rsidRPr="006D2F2A">
        <w:t xml:space="preserve"> </w:t>
      </w:r>
      <w:r w:rsidRPr="006D2F2A">
        <w:rPr>
          <w:b/>
        </w:rPr>
        <w:t>41</w:t>
      </w:r>
      <w:r w:rsidRPr="006D2F2A">
        <w:t>(8): 1233-1244.</w:t>
      </w:r>
    </w:p>
    <w:p w14:paraId="30B57488" w14:textId="77777777" w:rsidR="006D2F2A" w:rsidRPr="006D2F2A" w:rsidRDefault="006D2F2A" w:rsidP="006D2F2A">
      <w:pPr>
        <w:pStyle w:val="EndNoteBibliography"/>
      </w:pPr>
      <w:r w:rsidRPr="006D2F2A">
        <w:t xml:space="preserve">De Frenne, P., B. J. Graae, F. Rodriguez-Sanchez, A. Kolb, O. Chabrerie, G. Decocq, H. De Kort, A. De Schrijver, M. Diekmann, O. Eriksson, R. Gruwez, M. Hermy, J. Lenoir, J. Plue, D. A. Coomes and K. Verheyen (2013). "Latitudinal gradients as natural laboratories to infer species' responses to temperature." </w:t>
      </w:r>
      <w:r w:rsidRPr="006D2F2A">
        <w:rPr>
          <w:u w:val="single"/>
        </w:rPr>
        <w:t>Journal of Ecology</w:t>
      </w:r>
      <w:r w:rsidRPr="006D2F2A">
        <w:t xml:space="preserve"> </w:t>
      </w:r>
      <w:r w:rsidRPr="006D2F2A">
        <w:rPr>
          <w:b/>
        </w:rPr>
        <w:t>101</w:t>
      </w:r>
      <w:r w:rsidRPr="006D2F2A">
        <w:t>(3): 784-795.</w:t>
      </w:r>
    </w:p>
    <w:p w14:paraId="5D607D9D" w14:textId="77777777" w:rsidR="006D2F2A" w:rsidRPr="006D2F2A" w:rsidRDefault="006D2F2A" w:rsidP="006D2F2A">
      <w:pPr>
        <w:pStyle w:val="EndNoteBibliography"/>
      </w:pPr>
      <w:r w:rsidRPr="006D2F2A">
        <w:t>DL, R. (2001). "A Stream Channel Assessment Methodology; Proceedings of 7th Federal Interagency Sedimentation Conference." 26.</w:t>
      </w:r>
    </w:p>
    <w:p w14:paraId="2E937DD5" w14:textId="77777777" w:rsidR="006D2F2A" w:rsidRPr="006D2F2A" w:rsidRDefault="006D2F2A" w:rsidP="006D2F2A">
      <w:pPr>
        <w:pStyle w:val="EndNoteBibliography"/>
      </w:pPr>
      <w:r w:rsidRPr="006D2F2A">
        <w:t>Falcone, J. (2011). GAGES-II: Geospatial Attributes of Gauges for Evaluating Streamflow. Reston, Virginia, U.S. Geological Survey.</w:t>
      </w:r>
    </w:p>
    <w:p w14:paraId="47C3B4CC" w14:textId="77777777" w:rsidR="006D2F2A" w:rsidRPr="006D2F2A" w:rsidRDefault="006D2F2A" w:rsidP="006D2F2A">
      <w:pPr>
        <w:pStyle w:val="EndNoteBibliography"/>
      </w:pPr>
      <w:r w:rsidRPr="006D2F2A">
        <w:lastRenderedPageBreak/>
        <w:t xml:space="preserve">Grimm, N. B., F. S. Chapin, B. Bierwagen, P. Gonzalez and P. M. Groffman (2013). "The impacts of climate change on ecosystem structure and function." </w:t>
      </w:r>
      <w:r w:rsidRPr="006D2F2A">
        <w:rPr>
          <w:u w:val="single"/>
        </w:rPr>
        <w:t>Frontiers in ecology and the environment</w:t>
      </w:r>
      <w:r w:rsidRPr="006D2F2A">
        <w:t xml:space="preserve"> </w:t>
      </w:r>
      <w:r w:rsidRPr="006D2F2A">
        <w:rPr>
          <w:b/>
        </w:rPr>
        <w:t>11</w:t>
      </w:r>
      <w:r w:rsidRPr="006D2F2A">
        <w:t>(9): 474-482.</w:t>
      </w:r>
    </w:p>
    <w:p w14:paraId="631A89E8" w14:textId="77777777" w:rsidR="006D2F2A" w:rsidRPr="006D2F2A" w:rsidRDefault="006D2F2A" w:rsidP="006D2F2A">
      <w:pPr>
        <w:pStyle w:val="EndNoteBibliography"/>
      </w:pPr>
      <w:r w:rsidRPr="006D2F2A">
        <w:t xml:space="preserve">Held, I. M. and B. J. Soden (2006). "Robust responses of the hydrological cycle to global warming." </w:t>
      </w:r>
      <w:r w:rsidRPr="006D2F2A">
        <w:rPr>
          <w:u w:val="single"/>
        </w:rPr>
        <w:t>Journal of Climate</w:t>
      </w:r>
      <w:r w:rsidRPr="006D2F2A">
        <w:t xml:space="preserve"> </w:t>
      </w:r>
      <w:r w:rsidRPr="006D2F2A">
        <w:rPr>
          <w:b/>
        </w:rPr>
        <w:t>19</w:t>
      </w:r>
      <w:r w:rsidRPr="006D2F2A">
        <w:t>(21): 5686-5699.</w:t>
      </w:r>
    </w:p>
    <w:p w14:paraId="2E7B4384" w14:textId="77777777" w:rsidR="006D2F2A" w:rsidRPr="006D2F2A" w:rsidRDefault="006D2F2A" w:rsidP="006D2F2A">
      <w:pPr>
        <w:pStyle w:val="EndNoteBibliography"/>
      </w:pPr>
      <w:r w:rsidRPr="006D2F2A">
        <w:t xml:space="preserve">Hirabayashi, Y., S. Kanae, S. Emori, T. Oki and M. Kimoto (2008). "Global projections of changing risks of floods and droughts in a changing climate." </w:t>
      </w:r>
      <w:r w:rsidRPr="006D2F2A">
        <w:rPr>
          <w:u w:val="single"/>
        </w:rPr>
        <w:t>Hydrological Sciences Journal</w:t>
      </w:r>
      <w:r w:rsidRPr="006D2F2A">
        <w:t xml:space="preserve"> </w:t>
      </w:r>
      <w:r w:rsidRPr="006D2F2A">
        <w:rPr>
          <w:b/>
        </w:rPr>
        <w:t>53</w:t>
      </w:r>
      <w:r w:rsidRPr="006D2F2A">
        <w:t>(4): 754-772.</w:t>
      </w:r>
    </w:p>
    <w:p w14:paraId="0E73A50A" w14:textId="77777777" w:rsidR="006D2F2A" w:rsidRPr="006D2F2A" w:rsidRDefault="006D2F2A" w:rsidP="006D2F2A">
      <w:pPr>
        <w:pStyle w:val="EndNoteBibliography"/>
      </w:pPr>
      <w:r w:rsidRPr="006D2F2A">
        <w:t>Hubbs, C. (2008). An Annotated Checklist of the Freshwater Fishes of Texas, with Keys to Identification of Species. R. J. E. a. G. P. Garrett, Texas Academy of Science.</w:t>
      </w:r>
    </w:p>
    <w:p w14:paraId="51816EBA" w14:textId="77777777" w:rsidR="006D2F2A" w:rsidRPr="006D2F2A" w:rsidRDefault="006D2F2A" w:rsidP="006D2F2A">
      <w:pPr>
        <w:pStyle w:val="EndNoteBibliography"/>
      </w:pPr>
      <w:r w:rsidRPr="006D2F2A">
        <w:t xml:space="preserve">Hurlbert, S. (1971). "The nonconcept of species diversity: a critique and alternative parameters." </w:t>
      </w:r>
      <w:r w:rsidRPr="006D2F2A">
        <w:rPr>
          <w:u w:val="single"/>
        </w:rPr>
        <w:t>Ecology</w:t>
      </w:r>
      <w:r w:rsidRPr="006D2F2A">
        <w:t xml:space="preserve"> </w:t>
      </w:r>
      <w:r w:rsidRPr="006D2F2A">
        <w:rPr>
          <w:b/>
        </w:rPr>
        <w:t>52</w:t>
      </w:r>
      <w:r w:rsidRPr="006D2F2A">
        <w:t>: 577-586.</w:t>
      </w:r>
    </w:p>
    <w:p w14:paraId="5FE569B7" w14:textId="77777777" w:rsidR="006D2F2A" w:rsidRPr="006D2F2A" w:rsidRDefault="006D2F2A" w:rsidP="006D2F2A">
      <w:pPr>
        <w:pStyle w:val="EndNoteBibliography"/>
      </w:pPr>
      <w:r w:rsidRPr="006D2F2A">
        <w:t>IPCC ( 2018). Global Warming of 1.5°C.An IPCC Special Report on the impacts of global warming of 1.5°C above pre-industrial levels and related global greenhouse gas emission pathways, in the context of strengthening the global response to the threat of climate change,sustainable development, and efforts to eradicate poverty. Masson-Delmotte, P. Z. V., H.-O. Pörtner et al.</w:t>
      </w:r>
    </w:p>
    <w:p w14:paraId="6A974431" w14:textId="77777777" w:rsidR="006D2F2A" w:rsidRPr="006D2F2A" w:rsidRDefault="006D2F2A" w:rsidP="006D2F2A">
      <w:pPr>
        <w:pStyle w:val="EndNoteBibliography"/>
      </w:pPr>
      <w:r w:rsidRPr="006D2F2A">
        <w:t xml:space="preserve">Kingston, D. G. and R. G. Taylor (2010). "Sources of uncertainty in climate change impacts on river discharge and groundwater in a headwater catchment of the Upper Nile Basin, Uganda." </w:t>
      </w:r>
      <w:r w:rsidRPr="006D2F2A">
        <w:rPr>
          <w:u w:val="single"/>
        </w:rPr>
        <w:t>Hydrology and Earth System Sciences</w:t>
      </w:r>
      <w:r w:rsidRPr="006D2F2A">
        <w:t xml:space="preserve"> </w:t>
      </w:r>
      <w:r w:rsidRPr="006D2F2A">
        <w:rPr>
          <w:b/>
        </w:rPr>
        <w:t>14</w:t>
      </w:r>
      <w:r w:rsidRPr="006D2F2A">
        <w:t>(7): 1297-1308.</w:t>
      </w:r>
    </w:p>
    <w:p w14:paraId="58A644A0" w14:textId="77777777" w:rsidR="006D2F2A" w:rsidRPr="006D2F2A" w:rsidRDefault="006D2F2A" w:rsidP="006D2F2A">
      <w:pPr>
        <w:pStyle w:val="EndNoteBibliography"/>
      </w:pPr>
      <w:r w:rsidRPr="006D2F2A">
        <w:t xml:space="preserve">Kirby, D. F. and R. E. Knowlton (1976). "SALINITY TOLERANCE AND SODIUM BALANCE IN PRAWN PALAEMONETES-PUGIO HOLTHUIS." </w:t>
      </w:r>
      <w:r w:rsidRPr="006D2F2A">
        <w:rPr>
          <w:u w:val="single"/>
        </w:rPr>
        <w:t>American Zoologist</w:t>
      </w:r>
      <w:r w:rsidRPr="006D2F2A">
        <w:t xml:space="preserve"> </w:t>
      </w:r>
      <w:r w:rsidRPr="006D2F2A">
        <w:rPr>
          <w:b/>
        </w:rPr>
        <w:t>16</w:t>
      </w:r>
      <w:r w:rsidRPr="006D2F2A">
        <w:t>(2): 240-240.</w:t>
      </w:r>
    </w:p>
    <w:p w14:paraId="7E5519B0" w14:textId="77777777" w:rsidR="006D2F2A" w:rsidRPr="006D2F2A" w:rsidRDefault="006D2F2A" w:rsidP="006D2F2A">
      <w:pPr>
        <w:pStyle w:val="EndNoteBibliography"/>
      </w:pPr>
      <w:r w:rsidRPr="006D2F2A">
        <w:t xml:space="preserve">Kormos, P. R., C. H. Luce, S. J. Wenger and W. R. Berghuijs (2016). "Trends and sensitivities of low streamflow extremes to discharge timing and magnitude in Pacific Northwest mountain streams." </w:t>
      </w:r>
      <w:r w:rsidRPr="006D2F2A">
        <w:rPr>
          <w:u w:val="single"/>
        </w:rPr>
        <w:t>Water Resources Research</w:t>
      </w:r>
      <w:r w:rsidRPr="006D2F2A">
        <w:t xml:space="preserve"> </w:t>
      </w:r>
      <w:r w:rsidRPr="006D2F2A">
        <w:rPr>
          <w:b/>
        </w:rPr>
        <w:t>52</w:t>
      </w:r>
      <w:r w:rsidRPr="006D2F2A">
        <w:t>(7): 4990-5007.</w:t>
      </w:r>
    </w:p>
    <w:p w14:paraId="78F1B9C2" w14:textId="77777777" w:rsidR="006D2F2A" w:rsidRPr="006D2F2A" w:rsidRDefault="006D2F2A" w:rsidP="006D2F2A">
      <w:pPr>
        <w:pStyle w:val="EndNoteBibliography"/>
      </w:pPr>
      <w:r w:rsidRPr="006D2F2A">
        <w:t xml:space="preserve">Koski, R. T. (1978). "AGE, GROWTH, AND MATURITY OF HOGCHOKER, TRINECTES-MACULATUS, IN HUDSON RIVER, NEW-YORK." </w:t>
      </w:r>
      <w:r w:rsidRPr="006D2F2A">
        <w:rPr>
          <w:u w:val="single"/>
        </w:rPr>
        <w:t>Transactions of the American Fisheries Society</w:t>
      </w:r>
      <w:r w:rsidRPr="006D2F2A">
        <w:t xml:space="preserve"> </w:t>
      </w:r>
      <w:r w:rsidRPr="006D2F2A">
        <w:rPr>
          <w:b/>
        </w:rPr>
        <w:t>107</w:t>
      </w:r>
      <w:r w:rsidRPr="006D2F2A">
        <w:t>(3): 449-453.</w:t>
      </w:r>
    </w:p>
    <w:p w14:paraId="3B94EADC" w14:textId="77777777" w:rsidR="006D2F2A" w:rsidRPr="006D2F2A" w:rsidRDefault="006D2F2A" w:rsidP="006D2F2A">
      <w:pPr>
        <w:pStyle w:val="EndNoteBibliography"/>
      </w:pPr>
      <w:r w:rsidRPr="006D2F2A">
        <w:t xml:space="preserve">Krumholz, L. A. (1948). "Reproduction in the Western Mosquitofish, Gambusia-Affinis-Affinis (Baird and Girard), and Its Use in Mosquito Control." </w:t>
      </w:r>
      <w:r w:rsidRPr="006D2F2A">
        <w:rPr>
          <w:u w:val="single"/>
        </w:rPr>
        <w:t>Ecological Monographs</w:t>
      </w:r>
      <w:r w:rsidRPr="006D2F2A">
        <w:t xml:space="preserve"> </w:t>
      </w:r>
      <w:r w:rsidRPr="006D2F2A">
        <w:rPr>
          <w:b/>
        </w:rPr>
        <w:t>18</w:t>
      </w:r>
      <w:r w:rsidRPr="006D2F2A">
        <w:t>(1): 1-43.</w:t>
      </w:r>
    </w:p>
    <w:p w14:paraId="15BC5A70" w14:textId="77777777" w:rsidR="006D2F2A" w:rsidRPr="006D2F2A" w:rsidRDefault="006D2F2A" w:rsidP="006D2F2A">
      <w:pPr>
        <w:pStyle w:val="EndNoteBibliography"/>
      </w:pPr>
      <w:r w:rsidRPr="006D2F2A">
        <w:t xml:space="preserve">Lamberti, H. (2007). </w:t>
      </w:r>
      <w:r w:rsidRPr="006D2F2A">
        <w:rPr>
          <w:u w:val="single"/>
        </w:rPr>
        <w:t>Methods in Stream Ecology</w:t>
      </w:r>
      <w:r w:rsidRPr="006D2F2A">
        <w:t>, Elsevier Inc.</w:t>
      </w:r>
    </w:p>
    <w:p w14:paraId="695C9982" w14:textId="77777777" w:rsidR="006D2F2A" w:rsidRPr="006D2F2A" w:rsidRDefault="006D2F2A" w:rsidP="006D2F2A">
      <w:pPr>
        <w:pStyle w:val="EndNoteBibliography"/>
      </w:pPr>
      <w:r w:rsidRPr="006D2F2A">
        <w:t xml:space="preserve">Lupon, A., S. Bernal, S. Poblador, E. Marti and F. Sabater (2016). "The influence of riparian evapotranspiration on stream hydrology and nitrogen retention in a subhumid Mediterranean catchment." </w:t>
      </w:r>
      <w:r w:rsidRPr="006D2F2A">
        <w:rPr>
          <w:u w:val="single"/>
        </w:rPr>
        <w:t>Hydrology and Earth System Sciences</w:t>
      </w:r>
      <w:r w:rsidRPr="006D2F2A">
        <w:t xml:space="preserve"> </w:t>
      </w:r>
      <w:r w:rsidRPr="006D2F2A">
        <w:rPr>
          <w:b/>
        </w:rPr>
        <w:t>20</w:t>
      </w:r>
      <w:r w:rsidRPr="006D2F2A">
        <w:t>(9): 3831-3842.</w:t>
      </w:r>
    </w:p>
    <w:p w14:paraId="15176DEA" w14:textId="77777777" w:rsidR="006D2F2A" w:rsidRPr="006D2F2A" w:rsidRDefault="006D2F2A" w:rsidP="006D2F2A">
      <w:pPr>
        <w:pStyle w:val="EndNoteBibliography"/>
      </w:pPr>
      <w:r w:rsidRPr="006D2F2A">
        <w:t xml:space="preserve">Merritt, R. W., K. W. Cummins and M. B. Berg (2019). </w:t>
      </w:r>
      <w:r w:rsidRPr="006D2F2A">
        <w:rPr>
          <w:u w:val="single"/>
        </w:rPr>
        <w:t>An introduction to the Aquatic insects of North America</w:t>
      </w:r>
      <w:r w:rsidRPr="006D2F2A">
        <w:t>. Dubuque, Iowa, Kendall/Hunt Pub. Co.</w:t>
      </w:r>
    </w:p>
    <w:p w14:paraId="6AD4018C" w14:textId="77777777" w:rsidR="006D2F2A" w:rsidRPr="006D2F2A" w:rsidRDefault="006D2F2A" w:rsidP="006D2F2A">
      <w:pPr>
        <w:pStyle w:val="EndNoteBibliography"/>
      </w:pPr>
      <w:r w:rsidRPr="006D2F2A">
        <w:t>Oksanen, J., F. G. Blanchet, M. Friendly, R. Kindt, P. Legendre, D. McGlinn, P. R. Minchin, R. B. O'Hara, G. L. Simpson, P. Solymos, M. Henry, H. Stevens, E. Szoecs and H. Wagner (2019). "vegan: Community Ecology Package."</w:t>
      </w:r>
    </w:p>
    <w:p w14:paraId="2149441F" w14:textId="77777777" w:rsidR="006D2F2A" w:rsidRPr="006D2F2A" w:rsidRDefault="006D2F2A" w:rsidP="006D2F2A">
      <w:pPr>
        <w:pStyle w:val="EndNoteBibliography"/>
      </w:pPr>
      <w:r w:rsidRPr="006D2F2A">
        <w:t xml:space="preserve">Olden, J. D. and N. L. Poff (2003). "Toward a mechanistic understanding and prediction of biotic homogenization." </w:t>
      </w:r>
      <w:r w:rsidRPr="006D2F2A">
        <w:rPr>
          <w:u w:val="single"/>
        </w:rPr>
        <w:t>American Naturalist</w:t>
      </w:r>
      <w:r w:rsidRPr="006D2F2A">
        <w:t xml:space="preserve"> </w:t>
      </w:r>
      <w:r w:rsidRPr="006D2F2A">
        <w:rPr>
          <w:b/>
        </w:rPr>
        <w:t>162</w:t>
      </w:r>
      <w:r w:rsidRPr="006D2F2A">
        <w:t>(4): 442-460.</w:t>
      </w:r>
    </w:p>
    <w:p w14:paraId="18603C95" w14:textId="77777777" w:rsidR="006D2F2A" w:rsidRPr="006D2F2A" w:rsidRDefault="006D2F2A" w:rsidP="006D2F2A">
      <w:pPr>
        <w:pStyle w:val="EndNoteBibliography"/>
      </w:pPr>
      <w:r w:rsidRPr="006D2F2A">
        <w:t xml:space="preserve">Patrick, C. J. and C. M. Swan (2011). "Reconstructing the assembly of a stream-insect metacommunity." </w:t>
      </w:r>
      <w:r w:rsidRPr="006D2F2A">
        <w:rPr>
          <w:u w:val="single"/>
        </w:rPr>
        <w:t>Journal of the North American Benthological Society</w:t>
      </w:r>
      <w:r w:rsidRPr="006D2F2A">
        <w:t xml:space="preserve"> </w:t>
      </w:r>
      <w:r w:rsidRPr="006D2F2A">
        <w:rPr>
          <w:b/>
        </w:rPr>
        <w:t>30</w:t>
      </w:r>
      <w:r w:rsidRPr="006D2F2A">
        <w:t>(1): 259-272.</w:t>
      </w:r>
    </w:p>
    <w:p w14:paraId="3B746B04" w14:textId="77777777" w:rsidR="006D2F2A" w:rsidRPr="006D2F2A" w:rsidRDefault="006D2F2A" w:rsidP="006D2F2A">
      <w:pPr>
        <w:pStyle w:val="EndNoteBibliography"/>
      </w:pPr>
      <w:r w:rsidRPr="006D2F2A">
        <w:t xml:space="preserve">Patrick, C. J. and L. L. Yuan (2017). "Modeled hydrologic metrics show links between hydrology and the functional composition of stream assemblages." </w:t>
      </w:r>
      <w:r w:rsidRPr="006D2F2A">
        <w:rPr>
          <w:u w:val="single"/>
        </w:rPr>
        <w:t>Ecological Applications</w:t>
      </w:r>
      <w:r w:rsidRPr="006D2F2A">
        <w:t xml:space="preserve"> </w:t>
      </w:r>
      <w:r w:rsidRPr="006D2F2A">
        <w:rPr>
          <w:b/>
        </w:rPr>
        <w:t>27</w:t>
      </w:r>
      <w:r w:rsidRPr="006D2F2A">
        <w:t>(5): 1605-1617.</w:t>
      </w:r>
    </w:p>
    <w:p w14:paraId="63ECBEFF" w14:textId="77777777" w:rsidR="006D2F2A" w:rsidRPr="006D2F2A" w:rsidRDefault="006D2F2A" w:rsidP="006D2F2A">
      <w:pPr>
        <w:pStyle w:val="EndNoteBibliography"/>
      </w:pPr>
      <w:r w:rsidRPr="006D2F2A">
        <w:t xml:space="preserve">Poff, N. L. (1997). "Landscape filters and species traits: Towards mechanistic understanding and prediction in stream ecology." </w:t>
      </w:r>
      <w:r w:rsidRPr="006D2F2A">
        <w:rPr>
          <w:u w:val="single"/>
        </w:rPr>
        <w:t>Journal of the North American Benthological Society</w:t>
      </w:r>
      <w:r w:rsidRPr="006D2F2A">
        <w:t xml:space="preserve"> </w:t>
      </w:r>
      <w:r w:rsidRPr="006D2F2A">
        <w:rPr>
          <w:b/>
        </w:rPr>
        <w:t>16</w:t>
      </w:r>
      <w:r w:rsidRPr="006D2F2A">
        <w:t>(2): 391-409.</w:t>
      </w:r>
    </w:p>
    <w:p w14:paraId="30AC8A7A" w14:textId="77777777" w:rsidR="006D2F2A" w:rsidRPr="006D2F2A" w:rsidRDefault="006D2F2A" w:rsidP="006D2F2A">
      <w:pPr>
        <w:pStyle w:val="EndNoteBibliography"/>
      </w:pPr>
      <w:r w:rsidRPr="006D2F2A">
        <w:t xml:space="preserve">Rehage, J. S., J. R. Blanchard, R. E. Boucek, J. J. Lorenz and M. Robinson (2016). "Knocking back invasions: variable resistance and resilience to multiple cold spells in native vs. nonnative fishes." </w:t>
      </w:r>
      <w:r w:rsidRPr="006D2F2A">
        <w:rPr>
          <w:u w:val="single"/>
        </w:rPr>
        <w:t>Ecosphere</w:t>
      </w:r>
      <w:r w:rsidRPr="006D2F2A">
        <w:t xml:space="preserve"> </w:t>
      </w:r>
      <w:r w:rsidRPr="006D2F2A">
        <w:rPr>
          <w:b/>
        </w:rPr>
        <w:t>7</w:t>
      </w:r>
      <w:r w:rsidRPr="006D2F2A">
        <w:t>(6): 13.</w:t>
      </w:r>
    </w:p>
    <w:p w14:paraId="33239614" w14:textId="77777777" w:rsidR="006D2F2A" w:rsidRPr="006D2F2A" w:rsidRDefault="006D2F2A" w:rsidP="006D2F2A">
      <w:pPr>
        <w:pStyle w:val="EndNoteBibliography"/>
      </w:pPr>
      <w:r w:rsidRPr="006D2F2A">
        <w:lastRenderedPageBreak/>
        <w:t xml:space="preserve">Reynolds, L., A. T. Herlihy, P. R. Kaufmann, S. V. Gregory and R. M. Hughes (2003). "Electrofishing effort requirements for assessing species richness and biotic integrity in western Oregon streams." </w:t>
      </w:r>
      <w:r w:rsidRPr="006D2F2A">
        <w:rPr>
          <w:u w:val="single"/>
        </w:rPr>
        <w:t>North American Journal of Fisheries Management</w:t>
      </w:r>
      <w:r w:rsidRPr="006D2F2A">
        <w:t xml:space="preserve"> </w:t>
      </w:r>
      <w:r w:rsidRPr="006D2F2A">
        <w:rPr>
          <w:b/>
        </w:rPr>
        <w:t>23</w:t>
      </w:r>
      <w:r w:rsidRPr="006D2F2A">
        <w:t>(2): 450-461.</w:t>
      </w:r>
    </w:p>
    <w:p w14:paraId="0C23CB1C" w14:textId="77777777" w:rsidR="006D2F2A" w:rsidRPr="006D2F2A" w:rsidRDefault="006D2F2A" w:rsidP="006D2F2A">
      <w:pPr>
        <w:pStyle w:val="EndNoteBibliography"/>
      </w:pPr>
      <w:r w:rsidRPr="006D2F2A">
        <w:t xml:space="preserve">Ricklefs, R. E. and D. G. Jenkins (2011). "Biogeography and ecology: towards the integration of two disciplines." </w:t>
      </w:r>
      <w:r w:rsidRPr="006D2F2A">
        <w:rPr>
          <w:u w:val="single"/>
        </w:rPr>
        <w:t>Philosophical Transactions of the Royal Society B-Biological Sciences</w:t>
      </w:r>
      <w:r w:rsidRPr="006D2F2A">
        <w:t xml:space="preserve"> </w:t>
      </w:r>
      <w:r w:rsidRPr="006D2F2A">
        <w:rPr>
          <w:b/>
        </w:rPr>
        <w:t>366</w:t>
      </w:r>
      <w:r w:rsidRPr="006D2F2A">
        <w:t>(1576): 2438-2448.</w:t>
      </w:r>
    </w:p>
    <w:p w14:paraId="00ECDB55" w14:textId="77777777" w:rsidR="006D2F2A" w:rsidRPr="006D2F2A" w:rsidRDefault="006D2F2A" w:rsidP="006D2F2A">
      <w:pPr>
        <w:pStyle w:val="EndNoteBibliography"/>
      </w:pPr>
      <w:r w:rsidRPr="006D2F2A">
        <w:t xml:space="preserve">Satake, K. and R. Ueno (2013). "Distribution of freshwater macroinvertebrates in streams with dams and associated reservoirs on a subtropical oceanic island off southern Japan." </w:t>
      </w:r>
      <w:r w:rsidRPr="006D2F2A">
        <w:rPr>
          <w:u w:val="single"/>
        </w:rPr>
        <w:t>Limnology</w:t>
      </w:r>
      <w:r w:rsidRPr="006D2F2A">
        <w:t xml:space="preserve"> </w:t>
      </w:r>
      <w:r w:rsidRPr="006D2F2A">
        <w:rPr>
          <w:b/>
        </w:rPr>
        <w:t>14</w:t>
      </w:r>
      <w:r w:rsidRPr="006D2F2A">
        <w:t>(2): 211-221.</w:t>
      </w:r>
    </w:p>
    <w:p w14:paraId="37B30B51" w14:textId="77777777" w:rsidR="006D2F2A" w:rsidRPr="006D2F2A" w:rsidRDefault="006D2F2A" w:rsidP="006D2F2A">
      <w:pPr>
        <w:pStyle w:val="EndNoteBibliography"/>
      </w:pPr>
      <w:r w:rsidRPr="006D2F2A">
        <w:t xml:space="preserve">Schade, J., S. G. Fisher, N. Grimm and J. A. Seddon (2001). </w:t>
      </w:r>
      <w:r w:rsidRPr="006D2F2A">
        <w:rPr>
          <w:u w:val="single"/>
        </w:rPr>
        <w:t>The Influence of Riparian Shrub on Nitrogen Cycling in a Sonoran Desert Stream</w:t>
      </w:r>
      <w:r w:rsidRPr="006D2F2A">
        <w:t>.</w:t>
      </w:r>
    </w:p>
    <w:p w14:paraId="7ED31690" w14:textId="77777777" w:rsidR="006D2F2A" w:rsidRPr="006D2F2A" w:rsidRDefault="006D2F2A" w:rsidP="006D2F2A">
      <w:pPr>
        <w:pStyle w:val="EndNoteBibliography"/>
      </w:pPr>
      <w:r w:rsidRPr="006D2F2A">
        <w:t xml:space="preserve">Seabra, R., D. S. Wethey, A. M. Santos and F. P. Lima (2015). "Understanding complex biogeographic responses to climate change." </w:t>
      </w:r>
      <w:r w:rsidRPr="006D2F2A">
        <w:rPr>
          <w:u w:val="single"/>
        </w:rPr>
        <w:t>Scientific Reports</w:t>
      </w:r>
      <w:r w:rsidRPr="006D2F2A">
        <w:t xml:space="preserve"> </w:t>
      </w:r>
      <w:r w:rsidRPr="006D2F2A">
        <w:rPr>
          <w:b/>
        </w:rPr>
        <w:t>5</w:t>
      </w:r>
      <w:r w:rsidRPr="006D2F2A">
        <w:t>.</w:t>
      </w:r>
    </w:p>
    <w:p w14:paraId="6DC2425A" w14:textId="77777777" w:rsidR="006D2F2A" w:rsidRPr="006D2F2A" w:rsidRDefault="006D2F2A" w:rsidP="006D2F2A">
      <w:pPr>
        <w:pStyle w:val="EndNoteBibliography"/>
      </w:pPr>
      <w:r w:rsidRPr="006D2F2A">
        <w:t xml:space="preserve">Shannon, C. E. (1948). "A Mathematical Theory of Communication." </w:t>
      </w:r>
      <w:r w:rsidRPr="006D2F2A">
        <w:rPr>
          <w:u w:val="single"/>
        </w:rPr>
        <w:t>Bell System Technical Journal</w:t>
      </w:r>
      <w:r w:rsidRPr="006D2F2A">
        <w:t xml:space="preserve"> </w:t>
      </w:r>
      <w:r w:rsidRPr="006D2F2A">
        <w:rPr>
          <w:b/>
        </w:rPr>
        <w:t>27</w:t>
      </w:r>
      <w:r w:rsidRPr="006D2F2A">
        <w:t>(3): 379-423.</w:t>
      </w:r>
    </w:p>
    <w:p w14:paraId="185B4219" w14:textId="77777777" w:rsidR="006D2F2A" w:rsidRPr="006D2F2A" w:rsidRDefault="006D2F2A" w:rsidP="006D2F2A">
      <w:pPr>
        <w:pStyle w:val="EndNoteBibliography"/>
      </w:pPr>
      <w:r w:rsidRPr="006D2F2A">
        <w:t xml:space="preserve">Tabacchi, E., L. Lambs, H. Guilloy, A. M. Planty-Tabacchi, E. Muller and H. Decamps (2000). "Impacts of riparian vegetation on hydrological processes." </w:t>
      </w:r>
      <w:r w:rsidRPr="006D2F2A">
        <w:rPr>
          <w:u w:val="single"/>
        </w:rPr>
        <w:t>Hydrological Processes</w:t>
      </w:r>
      <w:r w:rsidRPr="006D2F2A">
        <w:t xml:space="preserve"> </w:t>
      </w:r>
      <w:r w:rsidRPr="006D2F2A">
        <w:rPr>
          <w:b/>
        </w:rPr>
        <w:t>14</w:t>
      </w:r>
      <w:r w:rsidRPr="006D2F2A">
        <w:t>(16-17): 2959-2976.</w:t>
      </w:r>
    </w:p>
    <w:p w14:paraId="5244FA59" w14:textId="77777777" w:rsidR="006D2F2A" w:rsidRPr="006D2F2A" w:rsidRDefault="006D2F2A" w:rsidP="006D2F2A">
      <w:pPr>
        <w:pStyle w:val="EndNoteBibliography"/>
      </w:pPr>
      <w:r w:rsidRPr="006D2F2A">
        <w:t xml:space="preserve">Tang, Q. H. and D. P. Lettenmaier (2012). "21st century runoff sensitivities of major global river basins." </w:t>
      </w:r>
      <w:r w:rsidRPr="006D2F2A">
        <w:rPr>
          <w:u w:val="single"/>
        </w:rPr>
        <w:t>Geophysical Research Letters</w:t>
      </w:r>
      <w:r w:rsidRPr="006D2F2A">
        <w:t xml:space="preserve"> </w:t>
      </w:r>
      <w:r w:rsidRPr="006D2F2A">
        <w:rPr>
          <w:b/>
        </w:rPr>
        <w:t>39</w:t>
      </w:r>
      <w:r w:rsidRPr="006D2F2A">
        <w:t>.</w:t>
      </w:r>
    </w:p>
    <w:p w14:paraId="63865BB4" w14:textId="77777777" w:rsidR="006D2F2A" w:rsidRPr="006D2F2A" w:rsidRDefault="006D2F2A" w:rsidP="006D2F2A">
      <w:pPr>
        <w:pStyle w:val="EndNoteBibliography"/>
      </w:pPr>
      <w:r w:rsidRPr="006D2F2A">
        <w:t xml:space="preserve">Thomas C, B. T., Whiteside BG (2007). </w:t>
      </w:r>
      <w:r w:rsidRPr="006D2F2A">
        <w:rPr>
          <w:u w:val="single"/>
        </w:rPr>
        <w:t>A Field Guide: Freshwater Fishes of Texas</w:t>
      </w:r>
      <w:r w:rsidRPr="006D2F2A">
        <w:t>. College Station, Texas, Texas A&amp;M University Press.</w:t>
      </w:r>
    </w:p>
    <w:p w14:paraId="523CFFAB" w14:textId="0639AC84" w:rsidR="006D2F2A" w:rsidRPr="006D2F2A" w:rsidRDefault="006D2F2A" w:rsidP="006D2F2A">
      <w:pPr>
        <w:pStyle w:val="EndNoteBibliography"/>
      </w:pPr>
      <w:r w:rsidRPr="006D2F2A">
        <w:t xml:space="preserve">USGS. (2020). "USGS Water Data for USA." from </w:t>
      </w:r>
      <w:hyperlink r:id="rId17" w:history="1">
        <w:r w:rsidRPr="006D2F2A">
          <w:rPr>
            <w:rStyle w:val="Hyperlink"/>
          </w:rPr>
          <w:t>https://waterdata.usgs.gov/nwis</w:t>
        </w:r>
      </w:hyperlink>
      <w:r w:rsidRPr="006D2F2A">
        <w:t>.</w:t>
      </w:r>
    </w:p>
    <w:p w14:paraId="0BEC5CA7" w14:textId="77777777" w:rsidR="006D2F2A" w:rsidRPr="006D2F2A" w:rsidRDefault="006D2F2A" w:rsidP="006D2F2A">
      <w:pPr>
        <w:pStyle w:val="EndNoteBibliography"/>
      </w:pPr>
      <w:r w:rsidRPr="006D2F2A">
        <w:t xml:space="preserve">Ward, J. H. (1963). "HIERARCHICAL GROUPING TO OPTIMIZE AN OBJECTIVE FUNCTION." </w:t>
      </w:r>
      <w:r w:rsidRPr="006D2F2A">
        <w:rPr>
          <w:u w:val="single"/>
        </w:rPr>
        <w:t>Journal of the American Statistical Association</w:t>
      </w:r>
      <w:r w:rsidRPr="006D2F2A">
        <w:t xml:space="preserve"> </w:t>
      </w:r>
      <w:r w:rsidRPr="006D2F2A">
        <w:rPr>
          <w:b/>
        </w:rPr>
        <w:t>58</w:t>
      </w:r>
      <w:r w:rsidRPr="006D2F2A">
        <w:t>(301): 236-&amp;.</w:t>
      </w:r>
    </w:p>
    <w:p w14:paraId="64F1A13F" w14:textId="77777777" w:rsidR="006D2F2A" w:rsidRPr="006D2F2A" w:rsidRDefault="006D2F2A" w:rsidP="006D2F2A">
      <w:pPr>
        <w:pStyle w:val="EndNoteBibliography"/>
      </w:pPr>
      <w:r w:rsidRPr="006D2F2A">
        <w:t xml:space="preserve">Wentworth, C. K. (1922). "A scale of grade and class terms for clastic sediments." </w:t>
      </w:r>
      <w:r w:rsidRPr="006D2F2A">
        <w:rPr>
          <w:u w:val="single"/>
        </w:rPr>
        <w:t>Journal of Geology</w:t>
      </w:r>
      <w:r w:rsidRPr="006D2F2A">
        <w:t xml:space="preserve"> </w:t>
      </w:r>
      <w:r w:rsidRPr="006D2F2A">
        <w:rPr>
          <w:b/>
        </w:rPr>
        <w:t>30</w:t>
      </w:r>
      <w:r w:rsidRPr="006D2F2A">
        <w:t>(5): 377-392.</w:t>
      </w:r>
    </w:p>
    <w:p w14:paraId="08392092" w14:textId="77777777" w:rsidR="006D2F2A" w:rsidRPr="006D2F2A" w:rsidRDefault="006D2F2A" w:rsidP="006D2F2A">
      <w:pPr>
        <w:pStyle w:val="EndNoteBibliography"/>
      </w:pPr>
      <w:r w:rsidRPr="006D2F2A">
        <w:t xml:space="preserve">Whittaker, R. J., K. J. Willis and R. Field (2001). "Scale and species richness: towards a general, hierarchical theory of species diversity." </w:t>
      </w:r>
      <w:r w:rsidRPr="006D2F2A">
        <w:rPr>
          <w:u w:val="single"/>
        </w:rPr>
        <w:t>Journal of Biogeography</w:t>
      </w:r>
      <w:r w:rsidRPr="006D2F2A">
        <w:t xml:space="preserve"> </w:t>
      </w:r>
      <w:r w:rsidRPr="006D2F2A">
        <w:rPr>
          <w:b/>
        </w:rPr>
        <w:t>28</w:t>
      </w:r>
      <w:r w:rsidRPr="006D2F2A">
        <w:t>(4): 453-470.</w:t>
      </w:r>
    </w:p>
    <w:p w14:paraId="383A3C84" w14:textId="77777777" w:rsidR="006D2F2A" w:rsidRPr="006D2F2A" w:rsidRDefault="006D2F2A" w:rsidP="006D2F2A">
      <w:pPr>
        <w:pStyle w:val="EndNoteBibliography"/>
      </w:pPr>
      <w:r w:rsidRPr="006D2F2A">
        <w:t xml:space="preserve">Wiggins, G. (2015). </w:t>
      </w:r>
      <w:r w:rsidRPr="006D2F2A">
        <w:rPr>
          <w:u w:val="single"/>
        </w:rPr>
        <w:t>Larvae of the North American Caddisfly Genera (Trichoptera)</w:t>
      </w:r>
      <w:r w:rsidRPr="006D2F2A">
        <w:t>. University of Toronto Press, Scholarly Publishing Division.</w:t>
      </w:r>
    </w:p>
    <w:p w14:paraId="2EBC8336" w14:textId="77777777" w:rsidR="006D2F2A" w:rsidRPr="006D2F2A" w:rsidRDefault="006D2F2A" w:rsidP="006D2F2A">
      <w:pPr>
        <w:pStyle w:val="EndNoteBibliography"/>
      </w:pPr>
      <w:r w:rsidRPr="006D2F2A">
        <w:t xml:space="preserve">Woodward, G., D. M. Perkins and L. E. Brown (2010). "Climate change and freshwater ecosystems: impacts across multiple levels of organization." </w:t>
      </w:r>
      <w:r w:rsidRPr="006D2F2A">
        <w:rPr>
          <w:u w:val="single"/>
        </w:rPr>
        <w:t>Philosophical Transactions of the Royal Society B-Biological Sciences</w:t>
      </w:r>
      <w:r w:rsidRPr="006D2F2A">
        <w:t xml:space="preserve"> </w:t>
      </w:r>
      <w:r w:rsidRPr="006D2F2A">
        <w:rPr>
          <w:b/>
        </w:rPr>
        <w:t>365</w:t>
      </w:r>
      <w:r w:rsidRPr="006D2F2A">
        <w:t>(1549): 2093-2106.</w:t>
      </w:r>
    </w:p>
    <w:p w14:paraId="18E22B71" w14:textId="77777777" w:rsidR="006D2F2A" w:rsidRPr="006D2F2A" w:rsidRDefault="006D2F2A" w:rsidP="006D2F2A">
      <w:pPr>
        <w:pStyle w:val="EndNoteBibliography"/>
      </w:pPr>
      <w:r w:rsidRPr="006D2F2A">
        <w:t xml:space="preserve">Wrona, F. J., T. D. Prowse, J. D. Reist, J. E. Hobbie, L. M. J. Levesque and W. F. Vincent (2006). "Climate change effects on aquatic biota, ecosystem structure and function." </w:t>
      </w:r>
      <w:r w:rsidRPr="006D2F2A">
        <w:rPr>
          <w:u w:val="single"/>
        </w:rPr>
        <w:t>Ambio</w:t>
      </w:r>
      <w:r w:rsidRPr="006D2F2A">
        <w:t xml:space="preserve"> </w:t>
      </w:r>
      <w:r w:rsidRPr="006D2F2A">
        <w:rPr>
          <w:b/>
        </w:rPr>
        <w:t>35</w:t>
      </w:r>
      <w:r w:rsidRPr="006D2F2A">
        <w:t>(7): 359-369.</w:t>
      </w:r>
    </w:p>
    <w:p w14:paraId="56EC1A66" w14:textId="2488383C" w:rsidR="00B941CD" w:rsidRPr="00255967" w:rsidRDefault="007A3C8C" w:rsidP="009A7FCE">
      <w:pPr>
        <w:spacing w:line="480" w:lineRule="auto"/>
        <w:contextualSpacing/>
      </w:pPr>
      <w:r w:rsidRPr="009A7FCE">
        <w:fldChar w:fldCharType="end"/>
      </w:r>
    </w:p>
    <w:sectPr w:rsidR="00B941CD" w:rsidRPr="00255967" w:rsidSect="00D9375D">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hristopher J. Patrick" w:date="2020-04-27T11:19:00Z" w:initials="CJP">
    <w:p w14:paraId="0CB2EBBA" w14:textId="4CE6EB02" w:rsidR="006D2F2A" w:rsidRDefault="006D2F2A">
      <w:pPr>
        <w:pStyle w:val="CommentText"/>
      </w:pPr>
      <w:r>
        <w:rPr>
          <w:rStyle w:val="CommentReference"/>
        </w:rPr>
        <w:annotationRef/>
      </w:r>
      <w:r>
        <w:t>Insert a bit more in this paragraph about ways that hydrology impacts stream communities, flesh out this paragraph</w:t>
      </w:r>
    </w:p>
  </w:comment>
  <w:comment w:id="5" w:author="Kinard, Sean" w:date="2020-05-01T08:57:00Z" w:initials="KS">
    <w:p w14:paraId="45A37E13" w14:textId="3BCC576D" w:rsidR="00815782" w:rsidRDefault="00815782">
      <w:pPr>
        <w:pStyle w:val="CommentText"/>
      </w:pPr>
      <w:r>
        <w:rPr>
          <w:rStyle w:val="CommentReference"/>
        </w:rPr>
        <w:annotationRef/>
      </w:r>
      <w:r>
        <w:t xml:space="preserve">I didn’t use these metrics mainly because these three measures are inconsistent in capturing stream bed shape. I only used max depth, wetted width, and </w:t>
      </w:r>
      <w:proofErr w:type="spellStart"/>
      <w:r>
        <w:t>Rosgen</w:t>
      </w:r>
      <w:proofErr w:type="spellEnd"/>
      <w:r>
        <w:t xml:space="preserve"> Index (which uses both).</w:t>
      </w:r>
    </w:p>
  </w:comment>
  <w:comment w:id="7" w:author="Christopher J. Patrick" w:date="2020-04-27T12:05:00Z" w:initials="CJP">
    <w:p w14:paraId="6B1D48C1" w14:textId="77777777" w:rsidR="006D2F2A" w:rsidRDefault="006D2F2A">
      <w:pPr>
        <w:pStyle w:val="CommentText"/>
      </w:pPr>
      <w:r>
        <w:rPr>
          <w:rStyle w:val="CommentReference"/>
        </w:rPr>
        <w:annotationRef/>
      </w:r>
      <w:r>
        <w:t>Reference the actual website for downloading data, not this 2011 paper of covariate attributes.  Here is the web address:</w:t>
      </w:r>
    </w:p>
    <w:p w14:paraId="1E899041" w14:textId="343F322F" w:rsidR="006D2F2A" w:rsidRDefault="006D2F2A">
      <w:pPr>
        <w:pStyle w:val="CommentText"/>
      </w:pPr>
      <w:hyperlink r:id="rId1" w:history="1">
        <w:r>
          <w:rPr>
            <w:rStyle w:val="Hyperlink"/>
          </w:rPr>
          <w:t>https://w</w:t>
        </w:r>
        <w:r>
          <w:rPr>
            <w:rStyle w:val="Hyperlink"/>
          </w:rPr>
          <w:t>a</w:t>
        </w:r>
        <w:r>
          <w:rPr>
            <w:rStyle w:val="Hyperlink"/>
          </w:rPr>
          <w:t>terdat</w:t>
        </w:r>
        <w:r>
          <w:rPr>
            <w:rStyle w:val="Hyperlink"/>
          </w:rPr>
          <w:t>a</w:t>
        </w:r>
        <w:r>
          <w:rPr>
            <w:rStyle w:val="Hyperlink"/>
          </w:rPr>
          <w:t>.usgs.gov/nwis/sw</w:t>
        </w:r>
      </w:hyperlink>
    </w:p>
    <w:p w14:paraId="5AD6551A" w14:textId="4EEABE0B" w:rsidR="006D2F2A" w:rsidRDefault="006D2F2A">
      <w:pPr>
        <w:pStyle w:val="CommentText"/>
      </w:pPr>
    </w:p>
  </w:comment>
  <w:comment w:id="8" w:author="Kinard, Sean" w:date="2020-05-01T09:15:00Z" w:initials="KS">
    <w:p w14:paraId="36CBC2A6" w14:textId="6B74C3AE" w:rsidR="008E1627" w:rsidRDefault="008E1627">
      <w:pPr>
        <w:pStyle w:val="CommentText"/>
      </w:pPr>
      <w:r>
        <w:rPr>
          <w:rStyle w:val="CommentReference"/>
        </w:rPr>
        <w:annotationRef/>
      </w:r>
      <w:r w:rsidR="00724648">
        <w:t xml:space="preserve">I didn’t download </w:t>
      </w:r>
      <w:proofErr w:type="spellStart"/>
      <w:r w:rsidR="00724648">
        <w:t>histo</w:t>
      </w:r>
      <w:r>
        <w:t>I</w:t>
      </w:r>
      <w:proofErr w:type="spellEnd"/>
      <w:r>
        <w:t xml:space="preserve"> used this website which contains citation information:</w:t>
      </w:r>
    </w:p>
    <w:p w14:paraId="19A28AB4" w14:textId="7B71ADD3" w:rsidR="008E1627" w:rsidRDefault="008E1627">
      <w:pPr>
        <w:pStyle w:val="CommentText"/>
      </w:pPr>
      <w:hyperlink r:id="rId2" w:history="1">
        <w:r w:rsidRPr="004B7665">
          <w:rPr>
            <w:rStyle w:val="Hyperlink"/>
          </w:rPr>
          <w:t>https://water.usgs.gov/lookup/getspatial?gagesII_Sept2011</w:t>
        </w:r>
      </w:hyperlink>
    </w:p>
    <w:p w14:paraId="668851CB" w14:textId="0A002F3D" w:rsidR="008E1627" w:rsidRDefault="008E1627">
      <w:pPr>
        <w:pStyle w:val="CommentText"/>
      </w:pPr>
    </w:p>
  </w:comment>
  <w:comment w:id="19" w:author="Christopher J. Patrick" w:date="2020-04-27T12:07:00Z" w:initials="CJP">
    <w:p w14:paraId="5D9438DF" w14:textId="5CD7E988" w:rsidR="006D2F2A" w:rsidRDefault="006D2F2A">
      <w:pPr>
        <w:pStyle w:val="CommentText"/>
      </w:pPr>
      <w:r>
        <w:rPr>
          <w:rStyle w:val="CommentReference"/>
        </w:rPr>
        <w:annotationRef/>
      </w:r>
      <w:r>
        <w:t>add citations for both vegan and for R</w:t>
      </w:r>
    </w:p>
  </w:comment>
  <w:comment w:id="59" w:author="Christopher J. Patrick" w:date="2020-04-28T11:00:00Z" w:initials="CJP">
    <w:p w14:paraId="7729AA22" w14:textId="07038C7D" w:rsidR="006D2F2A" w:rsidRDefault="006D2F2A">
      <w:pPr>
        <w:pStyle w:val="CommentText"/>
      </w:pPr>
      <w:r>
        <w:rPr>
          <w:rStyle w:val="CommentReference"/>
        </w:rPr>
        <w:annotationRef/>
      </w:r>
      <w:r>
        <w:t>You may get asked about this since its an arbitrary choice you made.  By adding “ease in visual interpretation” you at least are making it a choice for visual purposes which allows you to be a little subjective (</w:t>
      </w:r>
      <w:proofErr w:type="spellStart"/>
      <w:r>
        <w:t>ie</w:t>
      </w:r>
      <w:proofErr w:type="spellEnd"/>
      <w:r>
        <w:t>. What looks good?)</w:t>
      </w:r>
    </w:p>
  </w:comment>
  <w:comment w:id="73" w:author="Christopher J. Patrick" w:date="2020-04-28T11:12:00Z" w:initials="CJP">
    <w:p w14:paraId="52676202" w14:textId="17E6895E" w:rsidR="006D2F2A" w:rsidRDefault="006D2F2A">
      <w:pPr>
        <w:pStyle w:val="CommentText"/>
      </w:pPr>
      <w:r>
        <w:rPr>
          <w:rStyle w:val="CommentReference"/>
        </w:rPr>
        <w:annotationRef/>
      </w:r>
      <w:r>
        <w:t>Cut this section in half lengthwise</w:t>
      </w:r>
    </w:p>
  </w:comment>
  <w:comment w:id="74" w:author="Christopher J. Patrick" w:date="2020-04-28T11:03:00Z" w:initials="CJP">
    <w:p w14:paraId="35E1AD0E" w14:textId="77777777" w:rsidR="006D2F2A" w:rsidRDefault="006D2F2A">
      <w:pPr>
        <w:pStyle w:val="CommentText"/>
      </w:pPr>
      <w:r>
        <w:rPr>
          <w:rStyle w:val="CommentReference"/>
        </w:rPr>
        <w:annotationRef/>
      </w:r>
      <w:r>
        <w:t>This section is kind of weird and needs to be reorganized.  There are two things you need to do with your environmental data:</w:t>
      </w:r>
    </w:p>
    <w:p w14:paraId="0801334A" w14:textId="77777777" w:rsidR="006D2F2A" w:rsidRDefault="006D2F2A">
      <w:pPr>
        <w:pStyle w:val="CommentText"/>
      </w:pPr>
    </w:p>
    <w:p w14:paraId="62F26ECA" w14:textId="0D9A1CD2" w:rsidR="006D2F2A" w:rsidRDefault="006D2F2A" w:rsidP="00FC3ED8">
      <w:pPr>
        <w:pStyle w:val="CommentText"/>
        <w:numPr>
          <w:ilvl w:val="0"/>
          <w:numId w:val="5"/>
        </w:numPr>
      </w:pPr>
      <w:r>
        <w:t>Present some summary information about your sites and reference a summary table.</w:t>
      </w:r>
    </w:p>
    <w:p w14:paraId="6622061C" w14:textId="77777777" w:rsidR="006D2F2A" w:rsidRDefault="006D2F2A" w:rsidP="00FC3ED8">
      <w:pPr>
        <w:pStyle w:val="CommentText"/>
        <w:numPr>
          <w:ilvl w:val="0"/>
          <w:numId w:val="5"/>
        </w:numPr>
      </w:pPr>
      <w:r>
        <w:t xml:space="preserve"> Report any significant relationships you observed between environment and precipitation. </w:t>
      </w:r>
    </w:p>
    <w:p w14:paraId="1F59F56A" w14:textId="77777777" w:rsidR="006D2F2A" w:rsidRDefault="006D2F2A" w:rsidP="00FC3ED8">
      <w:pPr>
        <w:pStyle w:val="CommentText"/>
      </w:pPr>
    </w:p>
    <w:p w14:paraId="512929B8" w14:textId="4BC05732" w:rsidR="006D2F2A" w:rsidRDefault="006D2F2A" w:rsidP="00FC3ED8">
      <w:pPr>
        <w:pStyle w:val="CommentText"/>
      </w:pPr>
      <w:r>
        <w:t xml:space="preserve">Here instead you kind of talk in generalities about relationships and patterns and its more like a table in paragraph form and while you talk about </w:t>
      </w:r>
      <w:proofErr w:type="spellStart"/>
      <w:r>
        <w:t>relationshpis</w:t>
      </w:r>
      <w:proofErr w:type="spellEnd"/>
      <w:r>
        <w:t xml:space="preserve"> with rainfall you never really tell us if any of these relationships are significant and reference an analysis table.  Then later, below, you report some relationships that are significant </w:t>
      </w:r>
      <w:proofErr w:type="spellStart"/>
      <w:r>
        <w:t>beween</w:t>
      </w:r>
      <w:proofErr w:type="spellEnd"/>
      <w:r>
        <w:t xml:space="preserve"> environmental variables and rainfall.  </w:t>
      </w:r>
    </w:p>
    <w:p w14:paraId="0A55908B" w14:textId="45AFD675" w:rsidR="006D2F2A" w:rsidRDefault="006D2F2A" w:rsidP="00FC3ED8">
      <w:pPr>
        <w:pStyle w:val="CommentText"/>
      </w:pPr>
    </w:p>
    <w:p w14:paraId="05C30DB1" w14:textId="49B26157" w:rsidR="006D2F2A" w:rsidRPr="009E2584" w:rsidRDefault="006D2F2A" w:rsidP="00FC3ED8">
      <w:pPr>
        <w:pStyle w:val="CommentText"/>
        <w:rPr>
          <w:b/>
        </w:rPr>
      </w:pPr>
      <w:r w:rsidRPr="009E2584">
        <w:rPr>
          <w:b/>
        </w:rPr>
        <w:t>So here is what you should do:</w:t>
      </w:r>
    </w:p>
    <w:p w14:paraId="2F7008E6" w14:textId="0CDB3245" w:rsidR="006D2F2A" w:rsidRDefault="006D2F2A" w:rsidP="00FC3ED8">
      <w:pPr>
        <w:pStyle w:val="CommentText"/>
      </w:pPr>
      <w:r w:rsidRPr="009E2584">
        <w:rPr>
          <w:i/>
        </w:rPr>
        <w:t>Chop this section down to reporting key variables</w:t>
      </w:r>
      <w:r>
        <w:t xml:space="preserve"> and </w:t>
      </w:r>
      <w:r w:rsidRPr="009E2584">
        <w:rPr>
          <w:u w:val="single"/>
        </w:rPr>
        <w:t>don’t talk about patterns along the gradient.</w:t>
      </w:r>
      <w:r>
        <w:t xml:space="preserve">  Instead just describe the general information about the sites as a population.  Furthermore, don’t continually spell out standard deviation and average, it takes up too much text and is repetitive.  </w:t>
      </w:r>
    </w:p>
    <w:p w14:paraId="48DBEC35" w14:textId="77777777" w:rsidR="006D2F2A" w:rsidRDefault="006D2F2A" w:rsidP="00FC3ED8">
      <w:pPr>
        <w:pStyle w:val="CommentText"/>
      </w:pPr>
    </w:p>
    <w:p w14:paraId="7552AB63" w14:textId="3E11B866" w:rsidR="006D2F2A" w:rsidRDefault="006D2F2A" w:rsidP="00FC3ED8">
      <w:pPr>
        <w:pStyle w:val="CommentText"/>
      </w:pPr>
    </w:p>
  </w:comment>
  <w:comment w:id="75" w:author="Christopher J. Patrick" w:date="2020-04-27T12:09:00Z" w:initials="CJP">
    <w:p w14:paraId="7C7CE53D" w14:textId="4C961A30" w:rsidR="006D2F2A" w:rsidRDefault="006D2F2A">
      <w:pPr>
        <w:pStyle w:val="CommentText"/>
      </w:pPr>
      <w:r>
        <w:rPr>
          <w:rStyle w:val="CommentReference"/>
        </w:rPr>
        <w:annotationRef/>
      </w:r>
      <w:r>
        <w:t xml:space="preserve">??  What is </w:t>
      </w:r>
      <w:proofErr w:type="gramStart"/>
      <w:r>
        <w:t>this ??</w:t>
      </w:r>
      <w:proofErr w:type="gramEnd"/>
    </w:p>
  </w:comment>
  <w:comment w:id="76" w:author="Christopher J. Patrick" w:date="2020-04-28T11:03:00Z" w:initials="CJP">
    <w:p w14:paraId="62A5A5E1" w14:textId="03130306" w:rsidR="006D2F2A" w:rsidRDefault="006D2F2A">
      <w:pPr>
        <w:pStyle w:val="CommentText"/>
      </w:pPr>
      <w:r>
        <w:rPr>
          <w:rStyle w:val="CommentReference"/>
        </w:rPr>
        <w:annotationRef/>
      </w:r>
      <w:r>
        <w:t>NH4+ please and throughout</w:t>
      </w:r>
    </w:p>
  </w:comment>
  <w:comment w:id="79" w:author="Christopher J. Patrick" w:date="2020-04-27T12:11:00Z" w:initials="CJP">
    <w:p w14:paraId="06209075" w14:textId="24ACDD30" w:rsidR="006D2F2A" w:rsidRDefault="006D2F2A">
      <w:pPr>
        <w:pStyle w:val="CommentText"/>
      </w:pPr>
      <w:r>
        <w:rPr>
          <w:rStyle w:val="CommentReference"/>
        </w:rPr>
        <w:annotationRef/>
      </w:r>
      <w:r>
        <w:t>Varied or increased?</w:t>
      </w:r>
    </w:p>
  </w:comment>
  <w:comment w:id="78" w:author="Christopher J. Patrick" w:date="2020-04-27T12:10:00Z" w:initials="CJP">
    <w:p w14:paraId="1D619DF7" w14:textId="56A80C5B" w:rsidR="006D2F2A" w:rsidRDefault="006D2F2A">
      <w:pPr>
        <w:pStyle w:val="CommentText"/>
      </w:pPr>
      <w:r>
        <w:rPr>
          <w:rStyle w:val="CommentReference"/>
        </w:rPr>
        <w:annotationRef/>
      </w:r>
      <w:r>
        <w:t>Is this linear or random variation?  Saying Bear Branch is an outlier suggests a pattern is present, if not pattern then Bear Branch can’t be an outlier</w:t>
      </w:r>
    </w:p>
  </w:comment>
  <w:comment w:id="81" w:author="Christopher J. Patrick" w:date="2020-04-27T12:14:00Z" w:initials="CJP">
    <w:p w14:paraId="7D72E987" w14:textId="77777777" w:rsidR="006D2F2A" w:rsidRDefault="006D2F2A">
      <w:pPr>
        <w:pStyle w:val="CommentText"/>
      </w:pPr>
      <w:r>
        <w:rPr>
          <w:rStyle w:val="CommentReference"/>
        </w:rPr>
        <w:annotationRef/>
      </w:r>
      <w:r>
        <w:t>In your methods you say this as no3-, here you say nitrate, be consistent!</w:t>
      </w:r>
    </w:p>
    <w:p w14:paraId="431F2368" w14:textId="312BEEBF" w:rsidR="006D2F2A" w:rsidRDefault="006D2F2A">
      <w:pPr>
        <w:pStyle w:val="CommentText"/>
      </w:pPr>
    </w:p>
  </w:comment>
  <w:comment w:id="106" w:author="Christopher J. Patrick" w:date="2020-04-28T11:11:00Z" w:initials="CJP">
    <w:p w14:paraId="328DD302" w14:textId="77777777" w:rsidR="006D2F2A" w:rsidRDefault="006D2F2A">
      <w:pPr>
        <w:pStyle w:val="CommentText"/>
      </w:pPr>
      <w:r>
        <w:rPr>
          <w:rStyle w:val="CommentReference"/>
        </w:rPr>
        <w:annotationRef/>
      </w:r>
      <w:r>
        <w:t>SD is short for standard deviation</w:t>
      </w:r>
    </w:p>
    <w:p w14:paraId="66F1459F" w14:textId="42FA8246" w:rsidR="006D2F2A" w:rsidRDefault="006D2F2A">
      <w:pPr>
        <w:pStyle w:val="CommentText"/>
      </w:pPr>
      <w:r>
        <w:t>SE is short for standard error</w:t>
      </w:r>
    </w:p>
  </w:comment>
  <w:comment w:id="95" w:author="Christopher J. Patrick" w:date="2020-04-28T11:11:00Z" w:initials="CJP">
    <w:p w14:paraId="2CCFCB2A" w14:textId="40379E13" w:rsidR="006D2F2A" w:rsidRDefault="006D2F2A">
      <w:pPr>
        <w:pStyle w:val="CommentText"/>
      </w:pPr>
      <w:r>
        <w:rPr>
          <w:rStyle w:val="CommentReference"/>
        </w:rPr>
        <w:annotationRef/>
      </w:r>
      <w:r>
        <w:t>Example of how you can cut down the text a bit</w:t>
      </w:r>
    </w:p>
  </w:comment>
  <w:comment w:id="148" w:author="Christopher J. Patrick" w:date="2020-04-28T11:33:00Z" w:initials="CJP">
    <w:p w14:paraId="5D600068" w14:textId="5D9F66F4" w:rsidR="006D2F2A" w:rsidRDefault="006D2F2A">
      <w:pPr>
        <w:pStyle w:val="CommentText"/>
      </w:pPr>
      <w:r>
        <w:rPr>
          <w:rStyle w:val="CommentReference"/>
        </w:rPr>
        <w:annotationRef/>
      </w:r>
      <w:r>
        <w:t>Yeah just go to appendix table</w:t>
      </w:r>
    </w:p>
  </w:comment>
  <w:comment w:id="149" w:author="Kinard, Sean" w:date="2020-04-15T13:15:00Z" w:initials="KS">
    <w:p w14:paraId="74F6E435" w14:textId="73CCA281" w:rsidR="006D2F2A" w:rsidRDefault="006D2F2A">
      <w:pPr>
        <w:pStyle w:val="CommentText"/>
      </w:pPr>
      <w:r>
        <w:rPr>
          <w:rStyle w:val="CommentReference"/>
        </w:rPr>
        <w:annotationRef/>
      </w:r>
      <w:r>
        <w:t>Is this type of summary necessary? My goal is to help orient the reader to the taxa and general patterns.</w:t>
      </w:r>
    </w:p>
  </w:comment>
  <w:comment w:id="216" w:author="Kinard, Sean" w:date="2020-04-15T13:16:00Z" w:initials="KS">
    <w:p w14:paraId="735F4DE7" w14:textId="79BCD4CF" w:rsidR="006D2F2A" w:rsidRDefault="006D2F2A">
      <w:pPr>
        <w:pStyle w:val="CommentText"/>
      </w:pPr>
      <w:r>
        <w:rPr>
          <w:rStyle w:val="CommentReference"/>
        </w:rPr>
        <w:annotationRef/>
      </w:r>
      <w:r>
        <w:t>Summarizing invertebrate data is more difficult because there are more species. Is this section helpful to orient readers and point out patterns? When I look at it this way, there appears to be a peak of diversity in the mesic sites!</w:t>
      </w:r>
    </w:p>
  </w:comment>
  <w:comment w:id="236" w:author="Christopher J. Patrick" w:date="2020-04-27T15:41:00Z" w:initials="CJP">
    <w:p w14:paraId="49631F25" w14:textId="5003F419" w:rsidR="006D2F2A" w:rsidRDefault="006D2F2A">
      <w:pPr>
        <w:pStyle w:val="CommentText"/>
      </w:pPr>
      <w:r>
        <w:rPr>
          <w:rStyle w:val="CommentReference"/>
        </w:rPr>
        <w:annotationRef/>
      </w:r>
      <w:r>
        <w:t xml:space="preserve">Do like this throughout.  Anything really small, just right it this way.  </w:t>
      </w:r>
      <w:proofErr w:type="gramStart"/>
      <w:r>
        <w:t>Also</w:t>
      </w:r>
      <w:proofErr w:type="gramEnd"/>
      <w:r>
        <w:t xml:space="preserve"> its p &lt; not p-value &lt; </w:t>
      </w:r>
    </w:p>
  </w:comment>
  <w:comment w:id="235" w:author="Kinard, Sean" w:date="2020-04-15T13:13:00Z" w:initials="KS">
    <w:p w14:paraId="7B07C03D" w14:textId="279CCF17" w:rsidR="006D2F2A" w:rsidRDefault="006D2F2A">
      <w:pPr>
        <w:pStyle w:val="CommentText"/>
      </w:pPr>
      <w:r>
        <w:rPr>
          <w:rStyle w:val="CommentReference"/>
        </w:rPr>
        <w:annotationRef/>
      </w:r>
      <w:r>
        <w:t>What do I need to include in the text? Slope, R2, p-value? Or is the reference to table sufficient?</w:t>
      </w:r>
    </w:p>
  </w:comment>
  <w:comment w:id="258" w:author="Christopher J. Patrick" w:date="2020-04-28T12:17:00Z" w:initials="CJP">
    <w:p w14:paraId="46F08F50" w14:textId="301A6BB9" w:rsidR="006D2F2A" w:rsidRDefault="006D2F2A">
      <w:pPr>
        <w:pStyle w:val="CommentText"/>
      </w:pPr>
      <w:r>
        <w:rPr>
          <w:rStyle w:val="CommentReference"/>
        </w:rPr>
        <w:annotationRef/>
      </w:r>
      <w:r>
        <w:t>What is this?  Please define here</w:t>
      </w:r>
    </w:p>
  </w:comment>
  <w:comment w:id="314" w:author="Christopher J. Patrick" w:date="2020-03-13T11:49:00Z" w:initials="CJP">
    <w:p w14:paraId="42D5DB1B" w14:textId="146A8351" w:rsidR="006D2F2A" w:rsidRDefault="006D2F2A">
      <w:pPr>
        <w:pStyle w:val="CommentText"/>
      </w:pPr>
      <w:r>
        <w:rPr>
          <w:rStyle w:val="CommentReference"/>
        </w:rPr>
        <w:annotationRef/>
      </w:r>
      <w:r>
        <w:t>What is your reported stress value for the ordination, is it acceptable?</w:t>
      </w:r>
    </w:p>
  </w:comment>
  <w:comment w:id="341" w:author="Christopher J. Patrick" w:date="2020-04-28T12:54:00Z" w:initials="CJP">
    <w:p w14:paraId="5A822E50" w14:textId="4AE2C68D" w:rsidR="006D2F2A" w:rsidRDefault="006D2F2A">
      <w:pPr>
        <w:pStyle w:val="CommentText"/>
      </w:pPr>
      <w:r>
        <w:rPr>
          <w:rStyle w:val="CommentReference"/>
        </w:rPr>
        <w:annotationRef/>
      </w:r>
      <w:r>
        <w:t xml:space="preserve">Begin by re-stating the end of your introduction </w:t>
      </w:r>
    </w:p>
  </w:comment>
  <w:comment w:id="407" w:author="Christopher J. Patrick" w:date="2020-03-13T11:57:00Z" w:initials="CJP">
    <w:p w14:paraId="42E27B6C" w14:textId="05A5A74B" w:rsidR="006D2F2A" w:rsidRDefault="006D2F2A">
      <w:pPr>
        <w:pStyle w:val="CommentText"/>
      </w:pPr>
      <w:r>
        <w:rPr>
          <w:rStyle w:val="CommentReference"/>
        </w:rPr>
        <w:annotationRef/>
      </w:r>
    </w:p>
  </w:comment>
  <w:comment w:id="460" w:author="Christopher J. Patrick" w:date="2020-04-28T13:30:00Z" w:initials="CJP">
    <w:p w14:paraId="20A1BD48" w14:textId="77777777" w:rsidR="006D2F2A" w:rsidRDefault="006D2F2A">
      <w:pPr>
        <w:pStyle w:val="CommentText"/>
      </w:pPr>
      <w:r>
        <w:rPr>
          <w:rStyle w:val="CommentReference"/>
        </w:rPr>
        <w:annotationRef/>
      </w:r>
      <w:r>
        <w:t>This section should be reorganized a bit into several distinct thematic sections:</w:t>
      </w:r>
    </w:p>
    <w:p w14:paraId="39126D74" w14:textId="77777777" w:rsidR="006D2F2A" w:rsidRDefault="006D2F2A">
      <w:pPr>
        <w:pStyle w:val="CommentText"/>
      </w:pPr>
    </w:p>
    <w:p w14:paraId="5CD3621C" w14:textId="77777777" w:rsidR="006D2F2A" w:rsidRDefault="006D2F2A" w:rsidP="006225D5">
      <w:pPr>
        <w:pStyle w:val="CommentText"/>
        <w:numPr>
          <w:ilvl w:val="0"/>
          <w:numId w:val="6"/>
        </w:numPr>
      </w:pPr>
      <w:r>
        <w:t xml:space="preserve"> Effects of precipitation through direct and indirect means on fish diversity and fish community composition</w:t>
      </w:r>
    </w:p>
    <w:p w14:paraId="27788C03" w14:textId="77777777" w:rsidR="006D2F2A" w:rsidRDefault="006D2F2A" w:rsidP="006225D5">
      <w:pPr>
        <w:pStyle w:val="CommentText"/>
        <w:numPr>
          <w:ilvl w:val="0"/>
          <w:numId w:val="6"/>
        </w:numPr>
      </w:pPr>
      <w:r>
        <w:t xml:space="preserve"> Other important effects on the fish community that are unrelated to precipitation</w:t>
      </w:r>
    </w:p>
    <w:p w14:paraId="5B10E900" w14:textId="77777777" w:rsidR="006D2F2A" w:rsidRDefault="006D2F2A" w:rsidP="006225D5">
      <w:pPr>
        <w:pStyle w:val="CommentText"/>
      </w:pPr>
    </w:p>
    <w:p w14:paraId="3F9EB42D" w14:textId="6292A44E" w:rsidR="006D2F2A" w:rsidRDefault="006D2F2A" w:rsidP="006225D5">
      <w:pPr>
        <w:pStyle w:val="CommentText"/>
      </w:pPr>
      <w:r>
        <w:t>I give a shot at this, but it needs more work on your part to clean up, add citations, and flesh out</w:t>
      </w:r>
    </w:p>
  </w:comment>
  <w:comment w:id="487" w:author="Christopher J. Patrick" w:date="2020-04-30T16:57:00Z" w:initials="CJP">
    <w:p w14:paraId="130142CF" w14:textId="07D93ECA" w:rsidR="006D2F2A" w:rsidRDefault="006D2F2A">
      <w:pPr>
        <w:pStyle w:val="CommentText"/>
      </w:pPr>
      <w:r>
        <w:rPr>
          <w:rStyle w:val="CommentReference"/>
        </w:rPr>
        <w:annotationRef/>
      </w:r>
      <w:proofErr w:type="gramStart"/>
      <w:r>
        <w:t>Lets</w:t>
      </w:r>
      <w:proofErr w:type="gramEnd"/>
      <w:r>
        <w:t xml:space="preserve"> talk out this section and then reorganize a bit</w:t>
      </w:r>
    </w:p>
  </w:comment>
  <w:comment w:id="515" w:author="Christopher J. Patrick" w:date="2020-04-30T16:58:00Z" w:initials="CJP">
    <w:p w14:paraId="123193F5" w14:textId="7A060C77" w:rsidR="006D2F2A" w:rsidRDefault="006D2F2A">
      <w:pPr>
        <w:pStyle w:val="CommentText"/>
      </w:pPr>
      <w:r>
        <w:rPr>
          <w:rStyle w:val="CommentReference"/>
        </w:rPr>
        <w:annotationRef/>
      </w:r>
      <w:r>
        <w:t>This is kind of a throw away statement</w:t>
      </w:r>
    </w:p>
  </w:comment>
  <w:comment w:id="516" w:author="Christopher J. Patrick" w:date="2020-04-30T16:59:00Z" w:initials="CJP">
    <w:p w14:paraId="58C43711" w14:textId="5224391C" w:rsidR="006D2F2A" w:rsidRDefault="006D2F2A">
      <w:pPr>
        <w:pStyle w:val="CommentText"/>
      </w:pPr>
      <w:r>
        <w:rPr>
          <w:rStyle w:val="CommentReference"/>
        </w:rPr>
        <w:annotationRef/>
      </w:r>
      <w:r>
        <w:t xml:space="preserve">You can’t just drop these in our lap here, you need to introduce them earlier in the discussion in context and as natural </w:t>
      </w:r>
      <w:proofErr w:type="spellStart"/>
      <w:r>
        <w:t>segueways</w:t>
      </w:r>
      <w:proofErr w:type="spellEnd"/>
      <w:r>
        <w:t xml:space="preserve"> from your existing data.  Then you can reiterate here if you like.</w:t>
      </w:r>
    </w:p>
  </w:comment>
  <w:comment w:id="522" w:author="Christopher J. Patrick" w:date="2020-04-30T17:00:00Z" w:initials="CJP">
    <w:p w14:paraId="58E89BAF" w14:textId="29CC4425" w:rsidR="006D2F2A" w:rsidRDefault="006D2F2A">
      <w:pPr>
        <w:pStyle w:val="CommentText"/>
      </w:pPr>
      <w:r>
        <w:rPr>
          <w:rStyle w:val="CommentReference"/>
        </w:rPr>
        <w:annotationRef/>
      </w:r>
      <w:r>
        <w:t xml:space="preserve">No overlapping shading!  </w:t>
      </w:r>
    </w:p>
  </w:comment>
  <w:comment w:id="818" w:author="Christopher J. Patrick" w:date="2020-04-30T17:01:00Z" w:initials="CJP">
    <w:p w14:paraId="52E0695B" w14:textId="77777777" w:rsidR="006D2F2A" w:rsidRDefault="006D2F2A">
      <w:pPr>
        <w:pStyle w:val="CommentText"/>
      </w:pPr>
      <w:r>
        <w:rPr>
          <w:rStyle w:val="CommentReference"/>
        </w:rPr>
        <w:annotationRef/>
      </w:r>
      <w:r>
        <w:t>Combine Table 2 and 3 into one table.</w:t>
      </w:r>
    </w:p>
    <w:p w14:paraId="2E2C63D8" w14:textId="77777777" w:rsidR="006D2F2A" w:rsidRDefault="006D2F2A">
      <w:pPr>
        <w:pStyle w:val="CommentText"/>
      </w:pPr>
    </w:p>
    <w:p w14:paraId="7ABE3FCE" w14:textId="77777777" w:rsidR="006D2F2A" w:rsidRDefault="006D2F2A">
      <w:pPr>
        <w:pStyle w:val="CommentText"/>
      </w:pPr>
      <w:r>
        <w:t>Rotate the table so that Site is a column and variables run along the top</w:t>
      </w:r>
    </w:p>
    <w:p w14:paraId="3081BEB2" w14:textId="77777777" w:rsidR="006D2F2A" w:rsidRDefault="006D2F2A">
      <w:pPr>
        <w:pStyle w:val="CommentText"/>
      </w:pPr>
    </w:p>
    <w:p w14:paraId="2CFF2664" w14:textId="77777777" w:rsidR="006D2F2A" w:rsidRDefault="006D2F2A">
      <w:pPr>
        <w:pStyle w:val="CommentText"/>
      </w:pPr>
      <w:r>
        <w:t>Add means and +/- SE values for all of these numbers</w:t>
      </w:r>
    </w:p>
    <w:p w14:paraId="283C1F08" w14:textId="77777777" w:rsidR="006D2F2A" w:rsidRDefault="006D2F2A">
      <w:pPr>
        <w:pStyle w:val="CommentText"/>
      </w:pPr>
    </w:p>
    <w:p w14:paraId="30434A01" w14:textId="77878683" w:rsidR="006D2F2A" w:rsidRDefault="006D2F2A">
      <w:pPr>
        <w:pStyle w:val="CommentText"/>
      </w:pPr>
      <w:r>
        <w:t xml:space="preserve">Because the table will be wider </w:t>
      </w:r>
      <w:proofErr w:type="gramStart"/>
      <w:r>
        <w:t>insert</w:t>
      </w:r>
      <w:proofErr w:type="gramEnd"/>
      <w:r>
        <w:t xml:space="preserve"> a section break before and after the table and put it into landscape mode</w:t>
      </w:r>
    </w:p>
  </w:comment>
  <w:comment w:id="819" w:author="Kinard, Sean" w:date="2020-04-15T09:54:00Z" w:initials="KS">
    <w:p w14:paraId="093A568B" w14:textId="25BDFD3B" w:rsidR="006D2F2A" w:rsidRDefault="006D2F2A">
      <w:pPr>
        <w:pStyle w:val="CommentText"/>
      </w:pPr>
      <w:r>
        <w:rPr>
          <w:rStyle w:val="CommentReference"/>
        </w:rPr>
        <w:annotationRef/>
      </w:r>
      <w:r>
        <w:t>Rarified should not equal richness. Perhaps the code didn’t run correctly…</w:t>
      </w:r>
    </w:p>
  </w:comment>
  <w:comment w:id="820" w:author="Kinard, Sean" w:date="2020-04-15T11:20:00Z" w:initials="KS">
    <w:p w14:paraId="22C479A9" w14:textId="77777777" w:rsidR="006D2F2A" w:rsidRDefault="006D2F2A" w:rsidP="00171020">
      <w:pPr>
        <w:pStyle w:val="CommentText"/>
      </w:pPr>
      <w:r>
        <w:rPr>
          <w:rStyle w:val="CommentReference"/>
        </w:rPr>
        <w:annotationRef/>
      </w:r>
      <w:r>
        <w:t>Tables 3-6 contain the abundance data for fish and invertebrates. These will likely be included as the appendix, but I have them here for the sake of thoroughness.</w:t>
      </w:r>
    </w:p>
    <w:p w14:paraId="79B5D64B" w14:textId="667BFE44" w:rsidR="006D2F2A" w:rsidRDefault="006D2F2A" w:rsidP="00171020">
      <w:pPr>
        <w:pStyle w:val="CommentText"/>
      </w:pPr>
      <w:r>
        <w:t>Seeing the data displayed here actually revealed some troublesome aspects of the invertebrate data (see below).</w:t>
      </w:r>
    </w:p>
  </w:comment>
  <w:comment w:id="821" w:author="Christopher J. Patrick" w:date="2020-04-30T17:04:00Z" w:initials="CJP">
    <w:p w14:paraId="66D60478" w14:textId="782F8A5E" w:rsidR="006D2F2A" w:rsidRDefault="006D2F2A">
      <w:pPr>
        <w:pStyle w:val="CommentText"/>
      </w:pPr>
      <w:r>
        <w:rPr>
          <w:rStyle w:val="CommentReference"/>
        </w:rPr>
        <w:annotationRef/>
      </w:r>
      <w:r>
        <w:t>Put table 5-7 into one table and into the Appendix</w:t>
      </w:r>
    </w:p>
  </w:comment>
  <w:comment w:id="822" w:author="Kinard, Sean" w:date="2020-04-15T11:04:00Z" w:initials="KS">
    <w:p w14:paraId="409470CC" w14:textId="77777777" w:rsidR="006D2F2A" w:rsidRDefault="006D2F2A">
      <w:pPr>
        <w:pStyle w:val="CommentText"/>
      </w:pPr>
      <w:r>
        <w:rPr>
          <w:rStyle w:val="CommentReference"/>
        </w:rPr>
        <w:annotationRef/>
      </w:r>
      <w:r>
        <w:t xml:space="preserve">5 taxa from the same site with the exact same value is suspicious and likely due to data entry error. The invertebrate data was no properly </w:t>
      </w:r>
      <w:proofErr w:type="spellStart"/>
      <w:r>
        <w:t>QaQc’d</w:t>
      </w:r>
      <w:proofErr w:type="spellEnd"/>
      <w:r>
        <w:t>. This is the first time I’ve viewed the data like this. This is discouraging, as it may drastically change the NMDS</w:t>
      </w:r>
    </w:p>
    <w:p w14:paraId="457CDD50" w14:textId="77777777" w:rsidR="006D2F2A" w:rsidRDefault="006D2F2A">
      <w:pPr>
        <w:pStyle w:val="CommentText"/>
      </w:pPr>
    </w:p>
    <w:p w14:paraId="5393D491" w14:textId="604A176D" w:rsidR="006D2F2A" w:rsidRDefault="006D2F2A">
      <w:pPr>
        <w:pStyle w:val="CommentText"/>
      </w:pPr>
    </w:p>
  </w:comment>
  <w:comment w:id="823" w:author="Christopher J. Patrick" w:date="2020-04-30T17:04:00Z" w:initials="CJP">
    <w:p w14:paraId="3C3A09F5" w14:textId="77777777" w:rsidR="006D2F2A" w:rsidRDefault="006D2F2A" w:rsidP="00986574">
      <w:pPr>
        <w:pStyle w:val="CommentText"/>
      </w:pPr>
      <w:r>
        <w:rPr>
          <w:rStyle w:val="CommentReference"/>
        </w:rPr>
        <w:annotationRef/>
      </w:r>
    </w:p>
    <w:p w14:paraId="3C06FB80" w14:textId="199CC5D0" w:rsidR="006D2F2A" w:rsidRDefault="006D2F2A" w:rsidP="00986574">
      <w:pPr>
        <w:pStyle w:val="CommentText"/>
      </w:pPr>
      <w:proofErr w:type="gramStart"/>
      <w:r>
        <w:t>Actually</w:t>
      </w:r>
      <w:proofErr w:type="gramEnd"/>
      <w:r>
        <w:t xml:space="preserve"> if you look through the data these types of repeated numbers are all over the place and </w:t>
      </w:r>
      <w:proofErr w:type="spellStart"/>
      <w:r>
        <w:t>its</w:t>
      </w:r>
      <w:proofErr w:type="spellEnd"/>
      <w:r>
        <w:t xml:space="preserve"> because they were similar low numbers (which is more likely) that were </w:t>
      </w:r>
      <w:proofErr w:type="spellStart"/>
      <w:r>
        <w:t>multipled</w:t>
      </w:r>
      <w:proofErr w:type="spellEnd"/>
      <w:r>
        <w:t xml:space="preserve"> by a scalar to put it into meters squared.  Remember we took raw count, multiplied by % of sample picked, and then by area sampled.  </w:t>
      </w:r>
      <w:proofErr w:type="gramStart"/>
      <w:r>
        <w:t>So</w:t>
      </w:r>
      <w:proofErr w:type="gramEnd"/>
      <w:r>
        <w:t xml:space="preserve"> this is probably legit.</w:t>
      </w:r>
    </w:p>
  </w:comment>
  <w:comment w:id="1098" w:author="Christopher J. Patrick" w:date="2020-04-30T17:05:00Z" w:initials="CJP">
    <w:p w14:paraId="15ADD8C8" w14:textId="58D74719" w:rsidR="006D2F2A" w:rsidRDefault="006D2F2A">
      <w:pPr>
        <w:pStyle w:val="CommentText"/>
      </w:pPr>
      <w:r>
        <w:rPr>
          <w:rStyle w:val="CommentReference"/>
        </w:rPr>
        <w:annotationRef/>
      </w:r>
      <w:r>
        <w:t>Get rid of this column</w:t>
      </w:r>
    </w:p>
  </w:comment>
  <w:comment w:id="1100" w:author="Christopher J. Patrick" w:date="2020-04-30T17:06:00Z" w:initials="CJP">
    <w:p w14:paraId="3C5DC503" w14:textId="77777777" w:rsidR="006D2F2A" w:rsidRDefault="006D2F2A">
      <w:pPr>
        <w:pStyle w:val="CommentText"/>
      </w:pPr>
      <w:r>
        <w:rPr>
          <w:rStyle w:val="CommentReference"/>
        </w:rPr>
        <w:annotationRef/>
      </w:r>
      <w:r>
        <w:t>Combine 8-12 into a single table and put into the appendix.</w:t>
      </w:r>
    </w:p>
    <w:p w14:paraId="760A93FB" w14:textId="77777777" w:rsidR="006D2F2A" w:rsidRDefault="006D2F2A">
      <w:pPr>
        <w:pStyle w:val="CommentText"/>
      </w:pPr>
    </w:p>
    <w:p w14:paraId="0293577E" w14:textId="77777777" w:rsidR="006D2F2A" w:rsidRDefault="006D2F2A">
      <w:pPr>
        <w:pStyle w:val="CommentText"/>
      </w:pPr>
      <w:r>
        <w:t>Add a column on the left to indicate “Response Variable”</w:t>
      </w:r>
    </w:p>
    <w:p w14:paraId="29E1930A" w14:textId="77777777" w:rsidR="006D2F2A" w:rsidRDefault="006D2F2A">
      <w:pPr>
        <w:pStyle w:val="CommentText"/>
      </w:pPr>
    </w:p>
    <w:p w14:paraId="1BC03E77" w14:textId="50C0C69A" w:rsidR="006D2F2A" w:rsidRDefault="006D2F2A">
      <w:pPr>
        <w:pStyle w:val="CommentText"/>
      </w:pPr>
      <w:r>
        <w:t>Add a new table that is only the significant results (a subset of your big table in the appendix)</w:t>
      </w:r>
    </w:p>
  </w:comment>
  <w:comment w:id="1157" w:author="Kinard, Sean" w:date="2020-04-15T13:55:00Z" w:initials="KS">
    <w:p w14:paraId="5F40691B" w14:textId="6B8E1BD6" w:rsidR="006D2F2A" w:rsidRDefault="006D2F2A">
      <w:pPr>
        <w:pStyle w:val="CommentText"/>
      </w:pPr>
      <w:r>
        <w:rPr>
          <w:rStyle w:val="CommentReference"/>
        </w:rPr>
        <w:annotationRef/>
      </w:r>
      <w:r>
        <w:t>These fitted environmental variable tables need to be recalculated. I only saved up to 2 decimals and p-values need to be reported to 3 sig-digs.</w:t>
      </w:r>
    </w:p>
  </w:comment>
  <w:comment w:id="1158" w:author="Christopher J. Patrick" w:date="2020-04-30T17:07:00Z" w:initials="CJP">
    <w:p w14:paraId="606A9CF7" w14:textId="77777777" w:rsidR="006D2F2A" w:rsidRDefault="006D2F2A">
      <w:pPr>
        <w:pStyle w:val="CommentText"/>
      </w:pPr>
      <w:r>
        <w:rPr>
          <w:rStyle w:val="CommentReference"/>
        </w:rPr>
        <w:annotationRef/>
      </w:r>
      <w:r>
        <w:t>Combine Table 13-14 in to one table, add to the appendix</w:t>
      </w:r>
    </w:p>
    <w:p w14:paraId="60E09232" w14:textId="77777777" w:rsidR="006D2F2A" w:rsidRDefault="006D2F2A">
      <w:pPr>
        <w:pStyle w:val="CommentText"/>
      </w:pPr>
    </w:p>
    <w:p w14:paraId="03A2E496" w14:textId="4508EE14" w:rsidR="006D2F2A" w:rsidRDefault="006D2F2A">
      <w:pPr>
        <w:pStyle w:val="CommentText"/>
      </w:pPr>
      <w:r>
        <w:t>Add a shorter version with just the significant values, combined, as a table in your paper</w:t>
      </w:r>
    </w:p>
  </w:comment>
  <w:comment w:id="1159" w:author="Kinard, Sean" w:date="2020-04-15T14:08:00Z" w:initials="KS">
    <w:p w14:paraId="4DFE91DE" w14:textId="671BA3CE" w:rsidR="006D2F2A" w:rsidRDefault="006D2F2A">
      <w:pPr>
        <w:pStyle w:val="CommentText"/>
      </w:pPr>
      <w:r>
        <w:rPr>
          <w:rStyle w:val="CommentReference"/>
        </w:rPr>
        <w:annotationRef/>
      </w:r>
      <w:r>
        <w:t>Can you recommend a way to combine these plots without having to redo it from the ground up? I lose all my resolution when I combine them and squish them down to fit on one page.</w:t>
      </w:r>
    </w:p>
  </w:comment>
  <w:comment w:id="1160" w:author="Christopher J. Patrick" w:date="2020-04-30T17:08:00Z" w:initials="CJP">
    <w:p w14:paraId="20B209FB" w14:textId="1FD9C17B" w:rsidR="006D2F2A" w:rsidRDefault="006D2F2A">
      <w:pPr>
        <w:pStyle w:val="CommentText"/>
      </w:pPr>
      <w:r>
        <w:rPr>
          <w:rStyle w:val="CommentReference"/>
        </w:rPr>
        <w:annotationRef/>
      </w:r>
      <w:r>
        <w:t xml:space="preserve">Do you have the originals in </w:t>
      </w:r>
      <w:proofErr w:type="spellStart"/>
      <w:r>
        <w:t>powerpoint</w:t>
      </w:r>
      <w:proofErr w:type="spellEnd"/>
      <w:r>
        <w:t xml:space="preserve">?  You should combine them in </w:t>
      </w:r>
      <w:proofErr w:type="spellStart"/>
      <w:r>
        <w:t>powerpoint</w:t>
      </w:r>
      <w:proofErr w:type="spellEnd"/>
      <w:r>
        <w:t xml:space="preserve"> and then export with a higher DPI.  Send me the document to take a look at it…..</w:t>
      </w:r>
    </w:p>
  </w:comment>
  <w:comment w:id="1161" w:author="Christopher J. Patrick" w:date="2020-03-13T11:54:00Z" w:initials="CJP">
    <w:p w14:paraId="0CB3AEF1" w14:textId="52412345" w:rsidR="006D2F2A" w:rsidRDefault="006D2F2A">
      <w:pPr>
        <w:pStyle w:val="CommentText"/>
      </w:pPr>
      <w:r>
        <w:rPr>
          <w:rStyle w:val="CommentReference"/>
        </w:rPr>
        <w:annotationRef/>
      </w:r>
      <w:r>
        <w:t xml:space="preserve">Change colors of arrows to indicate positive or negative effects.  Also tighten it up, looks kind of sloppy somehow, not professional.  Just a design issue really.  </w:t>
      </w:r>
    </w:p>
  </w:comment>
  <w:comment w:id="1162" w:author="Christopher J. Patrick" w:date="2020-03-13T11:28:00Z" w:initials="CJP">
    <w:p w14:paraId="30626AFA" w14:textId="4552CFCE" w:rsidR="006D2F2A" w:rsidRDefault="006D2F2A">
      <w:pPr>
        <w:pStyle w:val="CommentText"/>
      </w:pPr>
      <w:r>
        <w:rPr>
          <w:rStyle w:val="CommentReference"/>
        </w:rPr>
        <w:annotationRef/>
      </w:r>
      <w:r>
        <w:t>Goes in methods</w:t>
      </w:r>
    </w:p>
  </w:comment>
  <w:comment w:id="1163" w:author="Christopher J. Patrick" w:date="2020-03-13T11:34:00Z" w:initials="CJP">
    <w:p w14:paraId="60676A96" w14:textId="0AEB39F6" w:rsidR="006D2F2A" w:rsidRDefault="006D2F2A">
      <w:pPr>
        <w:pStyle w:val="CommentText"/>
      </w:pPr>
      <w:r>
        <w:rPr>
          <w:rStyle w:val="CommentReference"/>
        </w:rPr>
        <w:annotationRef/>
      </w:r>
      <w:r>
        <w:t>You should add a table that reports the mean and standard error of these values for each of your sites</w:t>
      </w:r>
    </w:p>
  </w:comment>
  <w:comment w:id="1165" w:author="Christopher J. Patrick" w:date="2020-03-13T11:35:00Z" w:initials="CJP">
    <w:p w14:paraId="56E315BA" w14:textId="64BE1D94" w:rsidR="006D2F2A" w:rsidRDefault="006D2F2A">
      <w:pPr>
        <w:pStyle w:val="CommentText"/>
      </w:pPr>
      <w:r>
        <w:rPr>
          <w:rStyle w:val="CommentReference"/>
        </w:rPr>
        <w:annotationRef/>
      </w:r>
      <w:r>
        <w:t>Tables don’t get captions, just a title that goes above the table.</w:t>
      </w:r>
    </w:p>
  </w:comment>
  <w:comment w:id="1166" w:author="Christopher J. Patrick" w:date="2020-03-13T11:37:00Z" w:initials="CJP">
    <w:p w14:paraId="5FF1246F" w14:textId="6748593C" w:rsidR="006D2F2A" w:rsidRDefault="006D2F2A">
      <w:pPr>
        <w:pStyle w:val="CommentText"/>
      </w:pPr>
      <w:r>
        <w:rPr>
          <w:rStyle w:val="CommentReference"/>
        </w:rPr>
        <w:annotationRef/>
      </w:r>
      <w:r>
        <w:t xml:space="preserve">Convert this into a matrix grid that has slots for coefficients, F statistics, </w:t>
      </w:r>
      <w:proofErr w:type="spellStart"/>
      <w:r>
        <w:t>etc</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B2EBBA" w15:done="0"/>
  <w15:commentEx w15:paraId="45A37E13" w15:done="0"/>
  <w15:commentEx w15:paraId="5AD6551A" w15:done="0"/>
  <w15:commentEx w15:paraId="668851CB" w15:paraIdParent="5AD6551A" w15:done="0"/>
  <w15:commentEx w15:paraId="5D9438DF" w15:done="0"/>
  <w15:commentEx w15:paraId="7729AA22" w15:done="0"/>
  <w15:commentEx w15:paraId="52676202" w15:done="0"/>
  <w15:commentEx w15:paraId="7552AB63" w15:done="0"/>
  <w15:commentEx w15:paraId="7C7CE53D" w15:done="0"/>
  <w15:commentEx w15:paraId="62A5A5E1" w15:done="0"/>
  <w15:commentEx w15:paraId="06209075" w15:done="0"/>
  <w15:commentEx w15:paraId="1D619DF7" w15:done="0"/>
  <w15:commentEx w15:paraId="431F2368" w15:done="0"/>
  <w15:commentEx w15:paraId="66F1459F" w15:done="0"/>
  <w15:commentEx w15:paraId="2CCFCB2A" w15:done="0"/>
  <w15:commentEx w15:paraId="5D600068" w15:done="0"/>
  <w15:commentEx w15:paraId="74F6E435" w15:done="0"/>
  <w15:commentEx w15:paraId="735F4DE7" w15:done="0"/>
  <w15:commentEx w15:paraId="49631F25" w15:done="0"/>
  <w15:commentEx w15:paraId="7B07C03D" w15:done="0"/>
  <w15:commentEx w15:paraId="46F08F50" w15:done="0"/>
  <w15:commentEx w15:paraId="42D5DB1B" w15:done="0"/>
  <w15:commentEx w15:paraId="5A822E50" w15:done="0"/>
  <w15:commentEx w15:paraId="42E27B6C" w15:done="1"/>
  <w15:commentEx w15:paraId="3F9EB42D" w15:done="0"/>
  <w15:commentEx w15:paraId="130142CF" w15:done="0"/>
  <w15:commentEx w15:paraId="123193F5" w15:done="0"/>
  <w15:commentEx w15:paraId="58C43711" w15:done="0"/>
  <w15:commentEx w15:paraId="58E89BAF" w15:done="0"/>
  <w15:commentEx w15:paraId="30434A01" w15:done="0"/>
  <w15:commentEx w15:paraId="093A568B" w15:done="0"/>
  <w15:commentEx w15:paraId="79B5D64B" w15:done="0"/>
  <w15:commentEx w15:paraId="66D60478" w15:done="0"/>
  <w15:commentEx w15:paraId="5393D491" w15:done="0"/>
  <w15:commentEx w15:paraId="3C06FB80" w15:paraIdParent="5393D491" w15:done="0"/>
  <w15:commentEx w15:paraId="15ADD8C8" w15:done="0"/>
  <w15:commentEx w15:paraId="1BC03E77" w15:done="0"/>
  <w15:commentEx w15:paraId="5F40691B" w15:done="0"/>
  <w15:commentEx w15:paraId="03A2E496" w15:done="0"/>
  <w15:commentEx w15:paraId="4DFE91DE" w15:done="0"/>
  <w15:commentEx w15:paraId="20B209FB" w15:paraIdParent="4DFE91DE" w15:done="0"/>
  <w15:commentEx w15:paraId="0CB3AEF1" w15:done="0"/>
  <w15:commentEx w15:paraId="30626AFA" w15:done="0"/>
  <w15:commentEx w15:paraId="60676A96" w15:done="0"/>
  <w15:commentEx w15:paraId="56E315BA" w15:done="0"/>
  <w15:commentEx w15:paraId="5FF124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B2EBBA" w16cid:durableId="22513E48"/>
  <w16cid:commentId w16cid:paraId="45A37E13" w16cid:durableId="225662F6"/>
  <w16cid:commentId w16cid:paraId="5AD6551A" w16cid:durableId="22514910"/>
  <w16cid:commentId w16cid:paraId="668851CB" w16cid:durableId="22566747"/>
  <w16cid:commentId w16cid:paraId="5D9438DF" w16cid:durableId="2251498F"/>
  <w16cid:commentId w16cid:paraId="7729AA22" w16cid:durableId="22528B43"/>
  <w16cid:commentId w16cid:paraId="52676202" w16cid:durableId="22528E3A"/>
  <w16cid:commentId w16cid:paraId="7552AB63" w16cid:durableId="22528C1D"/>
  <w16cid:commentId w16cid:paraId="7C7CE53D" w16cid:durableId="22514A0A"/>
  <w16cid:commentId w16cid:paraId="62A5A5E1" w16cid:durableId="22528BEA"/>
  <w16cid:commentId w16cid:paraId="06209075" w16cid:durableId="22514A7E"/>
  <w16cid:commentId w16cid:paraId="1D619DF7" w16cid:durableId="22514A43"/>
  <w16cid:commentId w16cid:paraId="431F2368" w16cid:durableId="22514B27"/>
  <w16cid:commentId w16cid:paraId="66F1459F" w16cid:durableId="22528DD5"/>
  <w16cid:commentId w16cid:paraId="2CCFCB2A" w16cid:durableId="22528DC6"/>
  <w16cid:commentId w16cid:paraId="5D600068" w16cid:durableId="22529302"/>
  <w16cid:commentId w16cid:paraId="74F6E435" w16cid:durableId="22418765"/>
  <w16cid:commentId w16cid:paraId="735F4DE7" w16cid:durableId="2241879E"/>
  <w16cid:commentId w16cid:paraId="49631F25" w16cid:durableId="22517BA8"/>
  <w16cid:commentId w16cid:paraId="7B07C03D" w16cid:durableId="22418716"/>
  <w16cid:commentId w16cid:paraId="46F08F50" w16cid:durableId="22529D46"/>
  <w16cid:commentId w16cid:paraId="42D5DB1B" w16cid:durableId="2215F1B5"/>
  <w16cid:commentId w16cid:paraId="5A822E50" w16cid:durableId="2252A614"/>
  <w16cid:commentId w16cid:paraId="42E27B6C" w16cid:durableId="2215F3C4"/>
  <w16cid:commentId w16cid:paraId="3F9EB42D" w16cid:durableId="2252AE7F"/>
  <w16cid:commentId w16cid:paraId="130142CF" w16cid:durableId="22558217"/>
  <w16cid:commentId w16cid:paraId="123193F5" w16cid:durableId="2255823C"/>
  <w16cid:commentId w16cid:paraId="58C43711" w16cid:durableId="2255825B"/>
  <w16cid:commentId w16cid:paraId="58E89BAF" w16cid:durableId="225582B8"/>
  <w16cid:commentId w16cid:paraId="30434A01" w16cid:durableId="225582F9"/>
  <w16cid:commentId w16cid:paraId="093A568B" w16cid:durableId="2241586F"/>
  <w16cid:commentId w16cid:paraId="79B5D64B" w16cid:durableId="22416C7F"/>
  <w16cid:commentId w16cid:paraId="66D60478" w16cid:durableId="225583B3"/>
  <w16cid:commentId w16cid:paraId="5393D491" w16cid:durableId="224168D7"/>
  <w16cid:commentId w16cid:paraId="3C06FB80" w16cid:durableId="225583A4"/>
  <w16cid:commentId w16cid:paraId="15ADD8C8" w16cid:durableId="225583D5"/>
  <w16cid:commentId w16cid:paraId="1BC03E77" w16cid:durableId="2255840D"/>
  <w16cid:commentId w16cid:paraId="5F40691B" w16cid:durableId="224190D2"/>
  <w16cid:commentId w16cid:paraId="03A2E496" w16cid:durableId="2255846D"/>
  <w16cid:commentId w16cid:paraId="4DFE91DE" w16cid:durableId="224193D3"/>
  <w16cid:commentId w16cid:paraId="20B209FB" w16cid:durableId="22558490"/>
  <w16cid:commentId w16cid:paraId="0CB3AEF1" w16cid:durableId="2215F311"/>
  <w16cid:commentId w16cid:paraId="30626AFA" w16cid:durableId="2215ECD7"/>
  <w16cid:commentId w16cid:paraId="60676A96" w16cid:durableId="2215EE62"/>
  <w16cid:commentId w16cid:paraId="56E315BA" w16cid:durableId="2215EE87"/>
  <w16cid:commentId w16cid:paraId="5FF1246F" w16cid:durableId="2215EE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A73D0" w14:textId="77777777" w:rsidR="00CF48BB" w:rsidRDefault="00CF48BB" w:rsidP="00255967">
      <w:pPr>
        <w:spacing w:after="0" w:line="240" w:lineRule="auto"/>
      </w:pPr>
      <w:r>
        <w:separator/>
      </w:r>
    </w:p>
  </w:endnote>
  <w:endnote w:type="continuationSeparator" w:id="0">
    <w:p w14:paraId="11DE04ED" w14:textId="77777777" w:rsidR="00CF48BB" w:rsidRDefault="00CF48BB" w:rsidP="00255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641689"/>
      <w:docPartObj>
        <w:docPartGallery w:val="Page Numbers (Bottom of Page)"/>
        <w:docPartUnique/>
      </w:docPartObj>
    </w:sdtPr>
    <w:sdtEndPr>
      <w:rPr>
        <w:noProof/>
      </w:rPr>
    </w:sdtEndPr>
    <w:sdtContent>
      <w:p w14:paraId="5D35FB41" w14:textId="1B1AC591" w:rsidR="006D2F2A" w:rsidRDefault="006D2F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7356E4" w14:textId="77777777" w:rsidR="006D2F2A" w:rsidRDefault="006D2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3FB8B" w14:textId="77777777" w:rsidR="00CF48BB" w:rsidRDefault="00CF48BB" w:rsidP="00255967">
      <w:pPr>
        <w:spacing w:after="0" w:line="240" w:lineRule="auto"/>
      </w:pPr>
      <w:r>
        <w:separator/>
      </w:r>
    </w:p>
  </w:footnote>
  <w:footnote w:type="continuationSeparator" w:id="0">
    <w:p w14:paraId="2D9FDBC6" w14:textId="77777777" w:rsidR="00CF48BB" w:rsidRDefault="00CF48BB" w:rsidP="00255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33C95"/>
    <w:multiLevelType w:val="hybridMultilevel"/>
    <w:tmpl w:val="A88C9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A3C70"/>
    <w:multiLevelType w:val="hybridMultilevel"/>
    <w:tmpl w:val="C1BE3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1C7D09"/>
    <w:multiLevelType w:val="hybridMultilevel"/>
    <w:tmpl w:val="46129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5E7DC5"/>
    <w:multiLevelType w:val="hybridMultilevel"/>
    <w:tmpl w:val="AC1A13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4D6413"/>
    <w:multiLevelType w:val="hybridMultilevel"/>
    <w:tmpl w:val="AB0ED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F10593"/>
    <w:multiLevelType w:val="hybridMultilevel"/>
    <w:tmpl w:val="44863D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J. Patrick">
    <w15:presenceInfo w15:providerId="AD" w15:userId="S-1-5-21-1681795361-362820174-452798024-14511"/>
  </w15:person>
  <w15:person w15:author="Kinard, Sean">
    <w15:presenceInfo w15:providerId="AD" w15:userId="S::skinard@islander.tamucc.edu::be6a384c-68c0-40e9-a687-8bf494407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t5daz5eexrvhezevkpw9shp2fpffwdpre5&quot;&gt;My EndNote Library&lt;record-ids&gt;&lt;item&gt;4&lt;/item&gt;&lt;item&gt;5&lt;/item&gt;&lt;item&gt;8&lt;/item&gt;&lt;item&gt;11&lt;/item&gt;&lt;item&gt;59&lt;/item&gt;&lt;item&gt;66&lt;/item&gt;&lt;item&gt;67&lt;/item&gt;&lt;item&gt;69&lt;/item&gt;&lt;item&gt;71&lt;/item&gt;&lt;item&gt;92&lt;/item&gt;&lt;item&gt;98&lt;/item&gt;&lt;item&gt;146&lt;/item&gt;&lt;item&gt;179&lt;/item&gt;&lt;item&gt;180&lt;/item&gt;&lt;item&gt;181&lt;/item&gt;&lt;item&gt;184&lt;/item&gt;&lt;item&gt;185&lt;/item&gt;&lt;item&gt;199&lt;/item&gt;&lt;item&gt;200&lt;/item&gt;&lt;item&gt;203&lt;/item&gt;&lt;item&gt;205&lt;/item&gt;&lt;item&gt;206&lt;/item&gt;&lt;item&gt;211&lt;/item&gt;&lt;item&gt;214&lt;/item&gt;&lt;item&gt;215&lt;/item&gt;&lt;item&gt;217&lt;/item&gt;&lt;item&gt;219&lt;/item&gt;&lt;item&gt;221&lt;/item&gt;&lt;item&gt;222&lt;/item&gt;&lt;item&gt;225&lt;/item&gt;&lt;item&gt;226&lt;/item&gt;&lt;item&gt;229&lt;/item&gt;&lt;item&gt;230&lt;/item&gt;&lt;item&gt;231&lt;/item&gt;&lt;item&gt;233&lt;/item&gt;&lt;item&gt;234&lt;/item&gt;&lt;item&gt;236&lt;/item&gt;&lt;item&gt;237&lt;/item&gt;&lt;item&gt;238&lt;/item&gt;&lt;item&gt;239&lt;/item&gt;&lt;item&gt;240&lt;/item&gt;&lt;item&gt;241&lt;/item&gt;&lt;item&gt;242&lt;/item&gt;&lt;/record-ids&gt;&lt;/item&gt;&lt;/Libraries&gt;"/>
  </w:docVars>
  <w:rsids>
    <w:rsidRoot w:val="006643E8"/>
    <w:rsid w:val="00004195"/>
    <w:rsid w:val="00013744"/>
    <w:rsid w:val="00020CA6"/>
    <w:rsid w:val="000438AE"/>
    <w:rsid w:val="00070FAE"/>
    <w:rsid w:val="000716BA"/>
    <w:rsid w:val="000732C1"/>
    <w:rsid w:val="000865CC"/>
    <w:rsid w:val="000868EB"/>
    <w:rsid w:val="00086B1A"/>
    <w:rsid w:val="0009113F"/>
    <w:rsid w:val="00094196"/>
    <w:rsid w:val="000B054C"/>
    <w:rsid w:val="000B4951"/>
    <w:rsid w:val="000D430E"/>
    <w:rsid w:val="000D4D46"/>
    <w:rsid w:val="000D7A48"/>
    <w:rsid w:val="000E04DD"/>
    <w:rsid w:val="000E40E5"/>
    <w:rsid w:val="000F2C0D"/>
    <w:rsid w:val="00105AA7"/>
    <w:rsid w:val="00110EB7"/>
    <w:rsid w:val="0012170C"/>
    <w:rsid w:val="001326BF"/>
    <w:rsid w:val="00133D5D"/>
    <w:rsid w:val="00140764"/>
    <w:rsid w:val="001457A2"/>
    <w:rsid w:val="00157612"/>
    <w:rsid w:val="00171020"/>
    <w:rsid w:val="001A0F38"/>
    <w:rsid w:val="001A3D2B"/>
    <w:rsid w:val="001B156C"/>
    <w:rsid w:val="001C0316"/>
    <w:rsid w:val="001C3136"/>
    <w:rsid w:val="001D5841"/>
    <w:rsid w:val="001E090B"/>
    <w:rsid w:val="001E3B67"/>
    <w:rsid w:val="00216EFF"/>
    <w:rsid w:val="00220896"/>
    <w:rsid w:val="002240B6"/>
    <w:rsid w:val="002313CE"/>
    <w:rsid w:val="002406DC"/>
    <w:rsid w:val="00247797"/>
    <w:rsid w:val="00250077"/>
    <w:rsid w:val="00255967"/>
    <w:rsid w:val="00255B89"/>
    <w:rsid w:val="002678B3"/>
    <w:rsid w:val="00273803"/>
    <w:rsid w:val="00284BED"/>
    <w:rsid w:val="00290BE3"/>
    <w:rsid w:val="0029112B"/>
    <w:rsid w:val="002926B9"/>
    <w:rsid w:val="002A2151"/>
    <w:rsid w:val="002E6470"/>
    <w:rsid w:val="002E7A10"/>
    <w:rsid w:val="00300F8C"/>
    <w:rsid w:val="0031059E"/>
    <w:rsid w:val="00310C9C"/>
    <w:rsid w:val="0032751B"/>
    <w:rsid w:val="00331039"/>
    <w:rsid w:val="00337DFB"/>
    <w:rsid w:val="00347E19"/>
    <w:rsid w:val="00374ADA"/>
    <w:rsid w:val="0037620D"/>
    <w:rsid w:val="00377421"/>
    <w:rsid w:val="00387325"/>
    <w:rsid w:val="003B4547"/>
    <w:rsid w:val="003F4A60"/>
    <w:rsid w:val="003F5EE4"/>
    <w:rsid w:val="003F66A9"/>
    <w:rsid w:val="004055A0"/>
    <w:rsid w:val="00406311"/>
    <w:rsid w:val="004067CA"/>
    <w:rsid w:val="00407078"/>
    <w:rsid w:val="00410E49"/>
    <w:rsid w:val="00411202"/>
    <w:rsid w:val="0044422B"/>
    <w:rsid w:val="00450161"/>
    <w:rsid w:val="00452AAA"/>
    <w:rsid w:val="00453FB3"/>
    <w:rsid w:val="00470D9F"/>
    <w:rsid w:val="004943D8"/>
    <w:rsid w:val="004A6C25"/>
    <w:rsid w:val="004A7DF3"/>
    <w:rsid w:val="004B08FD"/>
    <w:rsid w:val="004C44BE"/>
    <w:rsid w:val="004C5679"/>
    <w:rsid w:val="004E550E"/>
    <w:rsid w:val="004F1C25"/>
    <w:rsid w:val="004F6B73"/>
    <w:rsid w:val="00507DCF"/>
    <w:rsid w:val="00545029"/>
    <w:rsid w:val="00546BD6"/>
    <w:rsid w:val="00561238"/>
    <w:rsid w:val="00562BA1"/>
    <w:rsid w:val="00582AEF"/>
    <w:rsid w:val="00585E62"/>
    <w:rsid w:val="00586A92"/>
    <w:rsid w:val="005A4538"/>
    <w:rsid w:val="005B1199"/>
    <w:rsid w:val="005E356D"/>
    <w:rsid w:val="005F1F68"/>
    <w:rsid w:val="005F5F2F"/>
    <w:rsid w:val="0060267F"/>
    <w:rsid w:val="00611EEA"/>
    <w:rsid w:val="00611EFF"/>
    <w:rsid w:val="006175E7"/>
    <w:rsid w:val="006225D5"/>
    <w:rsid w:val="00627715"/>
    <w:rsid w:val="00653CDB"/>
    <w:rsid w:val="00662A07"/>
    <w:rsid w:val="00664236"/>
    <w:rsid w:val="006643E8"/>
    <w:rsid w:val="006750BE"/>
    <w:rsid w:val="00683275"/>
    <w:rsid w:val="006924BE"/>
    <w:rsid w:val="006A39AA"/>
    <w:rsid w:val="006A6A9A"/>
    <w:rsid w:val="006B26E4"/>
    <w:rsid w:val="006B2FE3"/>
    <w:rsid w:val="006D23BA"/>
    <w:rsid w:val="006D2F2A"/>
    <w:rsid w:val="006E3F3C"/>
    <w:rsid w:val="006E555D"/>
    <w:rsid w:val="006F40A9"/>
    <w:rsid w:val="006F6882"/>
    <w:rsid w:val="00710748"/>
    <w:rsid w:val="00724648"/>
    <w:rsid w:val="007404D7"/>
    <w:rsid w:val="007803D6"/>
    <w:rsid w:val="00780E45"/>
    <w:rsid w:val="007A248E"/>
    <w:rsid w:val="007A3C8C"/>
    <w:rsid w:val="007B419D"/>
    <w:rsid w:val="007C1C54"/>
    <w:rsid w:val="007D1D2C"/>
    <w:rsid w:val="007F2A48"/>
    <w:rsid w:val="008156DE"/>
    <w:rsid w:val="00815782"/>
    <w:rsid w:val="00834608"/>
    <w:rsid w:val="00837C09"/>
    <w:rsid w:val="00840033"/>
    <w:rsid w:val="00851196"/>
    <w:rsid w:val="00855253"/>
    <w:rsid w:val="00872D2C"/>
    <w:rsid w:val="008910F9"/>
    <w:rsid w:val="008A0C97"/>
    <w:rsid w:val="008C0DB6"/>
    <w:rsid w:val="008E1627"/>
    <w:rsid w:val="008F0B18"/>
    <w:rsid w:val="008F41B7"/>
    <w:rsid w:val="008F5BF2"/>
    <w:rsid w:val="00902694"/>
    <w:rsid w:val="00924FA2"/>
    <w:rsid w:val="0093355B"/>
    <w:rsid w:val="009421D6"/>
    <w:rsid w:val="009464B2"/>
    <w:rsid w:val="00971908"/>
    <w:rsid w:val="00973B9C"/>
    <w:rsid w:val="00986574"/>
    <w:rsid w:val="00991FC4"/>
    <w:rsid w:val="00997312"/>
    <w:rsid w:val="009A7FCE"/>
    <w:rsid w:val="009E0165"/>
    <w:rsid w:val="009E2584"/>
    <w:rsid w:val="009E2D28"/>
    <w:rsid w:val="009E32DA"/>
    <w:rsid w:val="00A5012F"/>
    <w:rsid w:val="00A56D8D"/>
    <w:rsid w:val="00A6025E"/>
    <w:rsid w:val="00A6221C"/>
    <w:rsid w:val="00A7097F"/>
    <w:rsid w:val="00A71183"/>
    <w:rsid w:val="00A870E1"/>
    <w:rsid w:val="00AB5FB4"/>
    <w:rsid w:val="00AB7FBD"/>
    <w:rsid w:val="00AC4CEC"/>
    <w:rsid w:val="00AD5979"/>
    <w:rsid w:val="00AE2507"/>
    <w:rsid w:val="00AF7E62"/>
    <w:rsid w:val="00B05B6B"/>
    <w:rsid w:val="00B15303"/>
    <w:rsid w:val="00B22D3D"/>
    <w:rsid w:val="00B2741F"/>
    <w:rsid w:val="00B318D1"/>
    <w:rsid w:val="00B33B60"/>
    <w:rsid w:val="00B459D0"/>
    <w:rsid w:val="00B46681"/>
    <w:rsid w:val="00B54353"/>
    <w:rsid w:val="00B62301"/>
    <w:rsid w:val="00B76BE7"/>
    <w:rsid w:val="00B82FC8"/>
    <w:rsid w:val="00B941CD"/>
    <w:rsid w:val="00B943C3"/>
    <w:rsid w:val="00BA7FA4"/>
    <w:rsid w:val="00BB41F4"/>
    <w:rsid w:val="00BB5A2F"/>
    <w:rsid w:val="00BC623C"/>
    <w:rsid w:val="00BC7EDC"/>
    <w:rsid w:val="00BD78C4"/>
    <w:rsid w:val="00BE7431"/>
    <w:rsid w:val="00BF0756"/>
    <w:rsid w:val="00C03A3D"/>
    <w:rsid w:val="00C113FC"/>
    <w:rsid w:val="00C16C67"/>
    <w:rsid w:val="00C2369D"/>
    <w:rsid w:val="00C308E3"/>
    <w:rsid w:val="00C43C7D"/>
    <w:rsid w:val="00C5726B"/>
    <w:rsid w:val="00C629E9"/>
    <w:rsid w:val="00C657AB"/>
    <w:rsid w:val="00C7167C"/>
    <w:rsid w:val="00C92C97"/>
    <w:rsid w:val="00C93DB7"/>
    <w:rsid w:val="00C95DE7"/>
    <w:rsid w:val="00CB5BCC"/>
    <w:rsid w:val="00CC52E7"/>
    <w:rsid w:val="00CC5F61"/>
    <w:rsid w:val="00CD1ACC"/>
    <w:rsid w:val="00CD2A88"/>
    <w:rsid w:val="00CD7744"/>
    <w:rsid w:val="00CE0373"/>
    <w:rsid w:val="00CF3064"/>
    <w:rsid w:val="00CF48BB"/>
    <w:rsid w:val="00D118B1"/>
    <w:rsid w:val="00D1243A"/>
    <w:rsid w:val="00D24D4E"/>
    <w:rsid w:val="00D4665A"/>
    <w:rsid w:val="00D53B5C"/>
    <w:rsid w:val="00D63D0D"/>
    <w:rsid w:val="00D66F15"/>
    <w:rsid w:val="00D9375D"/>
    <w:rsid w:val="00D93E52"/>
    <w:rsid w:val="00DB3380"/>
    <w:rsid w:val="00DD1A6C"/>
    <w:rsid w:val="00DD2937"/>
    <w:rsid w:val="00DE0212"/>
    <w:rsid w:val="00DE3F53"/>
    <w:rsid w:val="00DE585C"/>
    <w:rsid w:val="00DE7567"/>
    <w:rsid w:val="00DF3365"/>
    <w:rsid w:val="00DF7BAB"/>
    <w:rsid w:val="00E12BD8"/>
    <w:rsid w:val="00E2354C"/>
    <w:rsid w:val="00E31E36"/>
    <w:rsid w:val="00E331B3"/>
    <w:rsid w:val="00E37DC5"/>
    <w:rsid w:val="00E522EE"/>
    <w:rsid w:val="00E76470"/>
    <w:rsid w:val="00E829F7"/>
    <w:rsid w:val="00E83949"/>
    <w:rsid w:val="00EA1B22"/>
    <w:rsid w:val="00EC6B7A"/>
    <w:rsid w:val="00EE4777"/>
    <w:rsid w:val="00EF2C39"/>
    <w:rsid w:val="00EF74C3"/>
    <w:rsid w:val="00F01AA9"/>
    <w:rsid w:val="00F03CAD"/>
    <w:rsid w:val="00F1315D"/>
    <w:rsid w:val="00F14E1F"/>
    <w:rsid w:val="00F43B9D"/>
    <w:rsid w:val="00F46279"/>
    <w:rsid w:val="00F82766"/>
    <w:rsid w:val="00F92723"/>
    <w:rsid w:val="00F94F41"/>
    <w:rsid w:val="00F96E8B"/>
    <w:rsid w:val="00FA3170"/>
    <w:rsid w:val="00FB151F"/>
    <w:rsid w:val="00FB7B32"/>
    <w:rsid w:val="00FC3ED8"/>
    <w:rsid w:val="00FC5789"/>
    <w:rsid w:val="00FD2F49"/>
    <w:rsid w:val="00FD7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E0F6C"/>
  <w15:chartTrackingRefBased/>
  <w15:docId w15:val="{E2D199EB-B4C4-4C79-B3ED-0B8D492A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4E1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3B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B60"/>
    <w:rPr>
      <w:rFonts w:ascii="Segoe UI" w:hAnsi="Segoe UI" w:cs="Segoe UI"/>
      <w:sz w:val="18"/>
      <w:szCs w:val="18"/>
    </w:rPr>
  </w:style>
  <w:style w:type="character" w:styleId="CommentReference">
    <w:name w:val="annotation reference"/>
    <w:basedOn w:val="DefaultParagraphFont"/>
    <w:uiPriority w:val="99"/>
    <w:semiHidden/>
    <w:unhideWhenUsed/>
    <w:rsid w:val="00B33B60"/>
    <w:rPr>
      <w:sz w:val="16"/>
      <w:szCs w:val="16"/>
    </w:rPr>
  </w:style>
  <w:style w:type="paragraph" w:styleId="CommentText">
    <w:name w:val="annotation text"/>
    <w:basedOn w:val="Normal"/>
    <w:link w:val="CommentTextChar"/>
    <w:uiPriority w:val="99"/>
    <w:semiHidden/>
    <w:unhideWhenUsed/>
    <w:rsid w:val="00B33B60"/>
    <w:pPr>
      <w:spacing w:line="240" w:lineRule="auto"/>
    </w:pPr>
    <w:rPr>
      <w:sz w:val="20"/>
      <w:szCs w:val="20"/>
    </w:rPr>
  </w:style>
  <w:style w:type="character" w:customStyle="1" w:styleId="CommentTextChar">
    <w:name w:val="Comment Text Char"/>
    <w:basedOn w:val="DefaultParagraphFont"/>
    <w:link w:val="CommentText"/>
    <w:uiPriority w:val="99"/>
    <w:semiHidden/>
    <w:rsid w:val="00B33B60"/>
    <w:rPr>
      <w:sz w:val="20"/>
      <w:szCs w:val="20"/>
    </w:rPr>
  </w:style>
  <w:style w:type="paragraph" w:styleId="CommentSubject">
    <w:name w:val="annotation subject"/>
    <w:basedOn w:val="CommentText"/>
    <w:next w:val="CommentText"/>
    <w:link w:val="CommentSubjectChar"/>
    <w:uiPriority w:val="99"/>
    <w:semiHidden/>
    <w:unhideWhenUsed/>
    <w:rsid w:val="00B33B60"/>
    <w:rPr>
      <w:b/>
      <w:bCs/>
    </w:rPr>
  </w:style>
  <w:style w:type="character" w:customStyle="1" w:styleId="CommentSubjectChar">
    <w:name w:val="Comment Subject Char"/>
    <w:basedOn w:val="CommentTextChar"/>
    <w:link w:val="CommentSubject"/>
    <w:uiPriority w:val="99"/>
    <w:semiHidden/>
    <w:rsid w:val="00B33B60"/>
    <w:rPr>
      <w:b/>
      <w:bCs/>
      <w:sz w:val="20"/>
      <w:szCs w:val="20"/>
    </w:rPr>
  </w:style>
  <w:style w:type="paragraph" w:customStyle="1" w:styleId="EndNoteBibliography">
    <w:name w:val="EndNote Bibliography"/>
    <w:basedOn w:val="Normal"/>
    <w:link w:val="EndNoteBibliographyChar"/>
    <w:rsid w:val="007A3C8C"/>
    <w:pPr>
      <w:spacing w:after="0" w:line="240" w:lineRule="auto"/>
    </w:pPr>
    <w:rPr>
      <w:rFonts w:ascii="Calibri" w:hAnsi="Calibri" w:cs="Calibri"/>
      <w:noProof/>
      <w:sz w:val="22"/>
      <w:szCs w:val="22"/>
    </w:rPr>
  </w:style>
  <w:style w:type="character" w:customStyle="1" w:styleId="EndNoteBibliographyChar">
    <w:name w:val="EndNote Bibliography Char"/>
    <w:basedOn w:val="DefaultParagraphFont"/>
    <w:link w:val="EndNoteBibliography"/>
    <w:rsid w:val="007A3C8C"/>
    <w:rPr>
      <w:rFonts w:ascii="Calibri" w:hAnsi="Calibri" w:cs="Calibri"/>
      <w:noProof/>
      <w:sz w:val="22"/>
      <w:szCs w:val="22"/>
    </w:rPr>
  </w:style>
  <w:style w:type="table" w:styleId="PlainTable1">
    <w:name w:val="Plain Table 1"/>
    <w:basedOn w:val="TableNormal"/>
    <w:uiPriority w:val="41"/>
    <w:rsid w:val="007A3C8C"/>
    <w:pPr>
      <w:spacing w:after="0" w:line="240" w:lineRule="auto"/>
    </w:pPr>
    <w:rPr>
      <w:rFonts w:asciiTheme="minorHAnsi" w:eastAsiaTheme="minorEastAsia" w:hAnsiTheme="minorHAnsi" w:cstheme="minorBidi"/>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11EEA"/>
    <w:pPr>
      <w:ind w:left="720"/>
      <w:contextualSpacing/>
    </w:pPr>
  </w:style>
  <w:style w:type="paragraph" w:customStyle="1" w:styleId="EndNoteBibliographyTitle">
    <w:name w:val="EndNote Bibliography Title"/>
    <w:basedOn w:val="Normal"/>
    <w:link w:val="EndNoteBibliographyTitleChar"/>
    <w:rsid w:val="00337DFB"/>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337DFB"/>
    <w:rPr>
      <w:rFonts w:ascii="Calibri" w:hAnsi="Calibri" w:cs="Calibri"/>
      <w:noProof/>
      <w:sz w:val="22"/>
    </w:rPr>
  </w:style>
  <w:style w:type="character" w:styleId="Hyperlink">
    <w:name w:val="Hyperlink"/>
    <w:basedOn w:val="DefaultParagraphFont"/>
    <w:uiPriority w:val="99"/>
    <w:unhideWhenUsed/>
    <w:rsid w:val="00991FC4"/>
    <w:rPr>
      <w:color w:val="0563C1" w:themeColor="hyperlink"/>
      <w:u w:val="single"/>
    </w:rPr>
  </w:style>
  <w:style w:type="character" w:styleId="UnresolvedMention">
    <w:name w:val="Unresolved Mention"/>
    <w:basedOn w:val="DefaultParagraphFont"/>
    <w:uiPriority w:val="99"/>
    <w:semiHidden/>
    <w:unhideWhenUsed/>
    <w:rsid w:val="00991FC4"/>
    <w:rPr>
      <w:color w:val="605E5C"/>
      <w:shd w:val="clear" w:color="auto" w:fill="E1DFDD"/>
    </w:rPr>
  </w:style>
  <w:style w:type="paragraph" w:styleId="Header">
    <w:name w:val="header"/>
    <w:basedOn w:val="Normal"/>
    <w:link w:val="HeaderChar"/>
    <w:uiPriority w:val="99"/>
    <w:unhideWhenUsed/>
    <w:rsid w:val="00255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967"/>
  </w:style>
  <w:style w:type="paragraph" w:styleId="Footer">
    <w:name w:val="footer"/>
    <w:basedOn w:val="Normal"/>
    <w:link w:val="FooterChar"/>
    <w:uiPriority w:val="99"/>
    <w:unhideWhenUsed/>
    <w:rsid w:val="00255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967"/>
  </w:style>
  <w:style w:type="character" w:styleId="LineNumber">
    <w:name w:val="line number"/>
    <w:basedOn w:val="DefaultParagraphFont"/>
    <w:uiPriority w:val="99"/>
    <w:semiHidden/>
    <w:unhideWhenUsed/>
    <w:rsid w:val="00255967"/>
  </w:style>
  <w:style w:type="table" w:styleId="GridTable1Light">
    <w:name w:val="Grid Table 1 Light"/>
    <w:basedOn w:val="TableNormal"/>
    <w:uiPriority w:val="46"/>
    <w:rsid w:val="00CD2A8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CD2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D2A8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2354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E37DC5"/>
    <w:pPr>
      <w:spacing w:after="0" w:line="240" w:lineRule="auto"/>
    </w:pPr>
  </w:style>
  <w:style w:type="table" w:styleId="PlainTable4">
    <w:name w:val="Plain Table 4"/>
    <w:basedOn w:val="TableNormal"/>
    <w:uiPriority w:val="44"/>
    <w:rsid w:val="002E647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B5BCC"/>
    <w:pPr>
      <w:spacing w:before="100" w:beforeAutospacing="1" w:after="100" w:afterAutospacing="1" w:line="240" w:lineRule="auto"/>
    </w:pPr>
    <w:rPr>
      <w:rFonts w:eastAsia="Times New Roman"/>
    </w:rPr>
  </w:style>
  <w:style w:type="table" w:styleId="TableGridLight">
    <w:name w:val="Grid Table Light"/>
    <w:basedOn w:val="TableNormal"/>
    <w:uiPriority w:val="40"/>
    <w:rsid w:val="00CB5B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8157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6117">
      <w:bodyDiv w:val="1"/>
      <w:marLeft w:val="0"/>
      <w:marRight w:val="0"/>
      <w:marTop w:val="0"/>
      <w:marBottom w:val="0"/>
      <w:divBdr>
        <w:top w:val="none" w:sz="0" w:space="0" w:color="auto"/>
        <w:left w:val="none" w:sz="0" w:space="0" w:color="auto"/>
        <w:bottom w:val="none" w:sz="0" w:space="0" w:color="auto"/>
        <w:right w:val="none" w:sz="0" w:space="0" w:color="auto"/>
      </w:divBdr>
    </w:div>
    <w:div w:id="52848062">
      <w:bodyDiv w:val="1"/>
      <w:marLeft w:val="0"/>
      <w:marRight w:val="0"/>
      <w:marTop w:val="0"/>
      <w:marBottom w:val="0"/>
      <w:divBdr>
        <w:top w:val="none" w:sz="0" w:space="0" w:color="auto"/>
        <w:left w:val="none" w:sz="0" w:space="0" w:color="auto"/>
        <w:bottom w:val="none" w:sz="0" w:space="0" w:color="auto"/>
        <w:right w:val="none" w:sz="0" w:space="0" w:color="auto"/>
      </w:divBdr>
    </w:div>
    <w:div w:id="147331317">
      <w:bodyDiv w:val="1"/>
      <w:marLeft w:val="0"/>
      <w:marRight w:val="0"/>
      <w:marTop w:val="0"/>
      <w:marBottom w:val="0"/>
      <w:divBdr>
        <w:top w:val="none" w:sz="0" w:space="0" w:color="auto"/>
        <w:left w:val="none" w:sz="0" w:space="0" w:color="auto"/>
        <w:bottom w:val="none" w:sz="0" w:space="0" w:color="auto"/>
        <w:right w:val="none" w:sz="0" w:space="0" w:color="auto"/>
      </w:divBdr>
    </w:div>
    <w:div w:id="166942849">
      <w:bodyDiv w:val="1"/>
      <w:marLeft w:val="0"/>
      <w:marRight w:val="0"/>
      <w:marTop w:val="0"/>
      <w:marBottom w:val="0"/>
      <w:divBdr>
        <w:top w:val="none" w:sz="0" w:space="0" w:color="auto"/>
        <w:left w:val="none" w:sz="0" w:space="0" w:color="auto"/>
        <w:bottom w:val="none" w:sz="0" w:space="0" w:color="auto"/>
        <w:right w:val="none" w:sz="0" w:space="0" w:color="auto"/>
      </w:divBdr>
    </w:div>
    <w:div w:id="205526528">
      <w:bodyDiv w:val="1"/>
      <w:marLeft w:val="0"/>
      <w:marRight w:val="0"/>
      <w:marTop w:val="0"/>
      <w:marBottom w:val="0"/>
      <w:divBdr>
        <w:top w:val="none" w:sz="0" w:space="0" w:color="auto"/>
        <w:left w:val="none" w:sz="0" w:space="0" w:color="auto"/>
        <w:bottom w:val="none" w:sz="0" w:space="0" w:color="auto"/>
        <w:right w:val="none" w:sz="0" w:space="0" w:color="auto"/>
      </w:divBdr>
    </w:div>
    <w:div w:id="224990775">
      <w:bodyDiv w:val="1"/>
      <w:marLeft w:val="0"/>
      <w:marRight w:val="0"/>
      <w:marTop w:val="0"/>
      <w:marBottom w:val="0"/>
      <w:divBdr>
        <w:top w:val="none" w:sz="0" w:space="0" w:color="auto"/>
        <w:left w:val="none" w:sz="0" w:space="0" w:color="auto"/>
        <w:bottom w:val="none" w:sz="0" w:space="0" w:color="auto"/>
        <w:right w:val="none" w:sz="0" w:space="0" w:color="auto"/>
      </w:divBdr>
    </w:div>
    <w:div w:id="374235249">
      <w:bodyDiv w:val="1"/>
      <w:marLeft w:val="0"/>
      <w:marRight w:val="0"/>
      <w:marTop w:val="0"/>
      <w:marBottom w:val="0"/>
      <w:divBdr>
        <w:top w:val="none" w:sz="0" w:space="0" w:color="auto"/>
        <w:left w:val="none" w:sz="0" w:space="0" w:color="auto"/>
        <w:bottom w:val="none" w:sz="0" w:space="0" w:color="auto"/>
        <w:right w:val="none" w:sz="0" w:space="0" w:color="auto"/>
      </w:divBdr>
    </w:div>
    <w:div w:id="439959604">
      <w:bodyDiv w:val="1"/>
      <w:marLeft w:val="0"/>
      <w:marRight w:val="0"/>
      <w:marTop w:val="0"/>
      <w:marBottom w:val="0"/>
      <w:divBdr>
        <w:top w:val="none" w:sz="0" w:space="0" w:color="auto"/>
        <w:left w:val="none" w:sz="0" w:space="0" w:color="auto"/>
        <w:bottom w:val="none" w:sz="0" w:space="0" w:color="auto"/>
        <w:right w:val="none" w:sz="0" w:space="0" w:color="auto"/>
      </w:divBdr>
    </w:div>
    <w:div w:id="678505853">
      <w:bodyDiv w:val="1"/>
      <w:marLeft w:val="0"/>
      <w:marRight w:val="0"/>
      <w:marTop w:val="0"/>
      <w:marBottom w:val="0"/>
      <w:divBdr>
        <w:top w:val="none" w:sz="0" w:space="0" w:color="auto"/>
        <w:left w:val="none" w:sz="0" w:space="0" w:color="auto"/>
        <w:bottom w:val="none" w:sz="0" w:space="0" w:color="auto"/>
        <w:right w:val="none" w:sz="0" w:space="0" w:color="auto"/>
      </w:divBdr>
    </w:div>
    <w:div w:id="734744569">
      <w:bodyDiv w:val="1"/>
      <w:marLeft w:val="0"/>
      <w:marRight w:val="0"/>
      <w:marTop w:val="0"/>
      <w:marBottom w:val="0"/>
      <w:divBdr>
        <w:top w:val="none" w:sz="0" w:space="0" w:color="auto"/>
        <w:left w:val="none" w:sz="0" w:space="0" w:color="auto"/>
        <w:bottom w:val="none" w:sz="0" w:space="0" w:color="auto"/>
        <w:right w:val="none" w:sz="0" w:space="0" w:color="auto"/>
      </w:divBdr>
    </w:div>
    <w:div w:id="817039167">
      <w:bodyDiv w:val="1"/>
      <w:marLeft w:val="0"/>
      <w:marRight w:val="0"/>
      <w:marTop w:val="0"/>
      <w:marBottom w:val="0"/>
      <w:divBdr>
        <w:top w:val="none" w:sz="0" w:space="0" w:color="auto"/>
        <w:left w:val="none" w:sz="0" w:space="0" w:color="auto"/>
        <w:bottom w:val="none" w:sz="0" w:space="0" w:color="auto"/>
        <w:right w:val="none" w:sz="0" w:space="0" w:color="auto"/>
      </w:divBdr>
    </w:div>
    <w:div w:id="819004041">
      <w:bodyDiv w:val="1"/>
      <w:marLeft w:val="0"/>
      <w:marRight w:val="0"/>
      <w:marTop w:val="0"/>
      <w:marBottom w:val="0"/>
      <w:divBdr>
        <w:top w:val="none" w:sz="0" w:space="0" w:color="auto"/>
        <w:left w:val="none" w:sz="0" w:space="0" w:color="auto"/>
        <w:bottom w:val="none" w:sz="0" w:space="0" w:color="auto"/>
        <w:right w:val="none" w:sz="0" w:space="0" w:color="auto"/>
      </w:divBdr>
    </w:div>
    <w:div w:id="847600690">
      <w:bodyDiv w:val="1"/>
      <w:marLeft w:val="0"/>
      <w:marRight w:val="0"/>
      <w:marTop w:val="0"/>
      <w:marBottom w:val="0"/>
      <w:divBdr>
        <w:top w:val="none" w:sz="0" w:space="0" w:color="auto"/>
        <w:left w:val="none" w:sz="0" w:space="0" w:color="auto"/>
        <w:bottom w:val="none" w:sz="0" w:space="0" w:color="auto"/>
        <w:right w:val="none" w:sz="0" w:space="0" w:color="auto"/>
      </w:divBdr>
    </w:div>
    <w:div w:id="874730374">
      <w:bodyDiv w:val="1"/>
      <w:marLeft w:val="0"/>
      <w:marRight w:val="0"/>
      <w:marTop w:val="0"/>
      <w:marBottom w:val="0"/>
      <w:divBdr>
        <w:top w:val="none" w:sz="0" w:space="0" w:color="auto"/>
        <w:left w:val="none" w:sz="0" w:space="0" w:color="auto"/>
        <w:bottom w:val="none" w:sz="0" w:space="0" w:color="auto"/>
        <w:right w:val="none" w:sz="0" w:space="0" w:color="auto"/>
      </w:divBdr>
    </w:div>
    <w:div w:id="965700031">
      <w:bodyDiv w:val="1"/>
      <w:marLeft w:val="0"/>
      <w:marRight w:val="0"/>
      <w:marTop w:val="0"/>
      <w:marBottom w:val="0"/>
      <w:divBdr>
        <w:top w:val="none" w:sz="0" w:space="0" w:color="auto"/>
        <w:left w:val="none" w:sz="0" w:space="0" w:color="auto"/>
        <w:bottom w:val="none" w:sz="0" w:space="0" w:color="auto"/>
        <w:right w:val="none" w:sz="0" w:space="0" w:color="auto"/>
      </w:divBdr>
    </w:div>
    <w:div w:id="1246643459">
      <w:bodyDiv w:val="1"/>
      <w:marLeft w:val="0"/>
      <w:marRight w:val="0"/>
      <w:marTop w:val="0"/>
      <w:marBottom w:val="0"/>
      <w:divBdr>
        <w:top w:val="none" w:sz="0" w:space="0" w:color="auto"/>
        <w:left w:val="none" w:sz="0" w:space="0" w:color="auto"/>
        <w:bottom w:val="none" w:sz="0" w:space="0" w:color="auto"/>
        <w:right w:val="none" w:sz="0" w:space="0" w:color="auto"/>
      </w:divBdr>
    </w:div>
    <w:div w:id="1302227949">
      <w:bodyDiv w:val="1"/>
      <w:marLeft w:val="0"/>
      <w:marRight w:val="0"/>
      <w:marTop w:val="0"/>
      <w:marBottom w:val="0"/>
      <w:divBdr>
        <w:top w:val="none" w:sz="0" w:space="0" w:color="auto"/>
        <w:left w:val="none" w:sz="0" w:space="0" w:color="auto"/>
        <w:bottom w:val="none" w:sz="0" w:space="0" w:color="auto"/>
        <w:right w:val="none" w:sz="0" w:space="0" w:color="auto"/>
      </w:divBdr>
    </w:div>
    <w:div w:id="1359619852">
      <w:bodyDiv w:val="1"/>
      <w:marLeft w:val="0"/>
      <w:marRight w:val="0"/>
      <w:marTop w:val="0"/>
      <w:marBottom w:val="0"/>
      <w:divBdr>
        <w:top w:val="none" w:sz="0" w:space="0" w:color="auto"/>
        <w:left w:val="none" w:sz="0" w:space="0" w:color="auto"/>
        <w:bottom w:val="none" w:sz="0" w:space="0" w:color="auto"/>
        <w:right w:val="none" w:sz="0" w:space="0" w:color="auto"/>
      </w:divBdr>
    </w:div>
    <w:div w:id="1426998344">
      <w:bodyDiv w:val="1"/>
      <w:marLeft w:val="0"/>
      <w:marRight w:val="0"/>
      <w:marTop w:val="0"/>
      <w:marBottom w:val="0"/>
      <w:divBdr>
        <w:top w:val="none" w:sz="0" w:space="0" w:color="auto"/>
        <w:left w:val="none" w:sz="0" w:space="0" w:color="auto"/>
        <w:bottom w:val="none" w:sz="0" w:space="0" w:color="auto"/>
        <w:right w:val="none" w:sz="0" w:space="0" w:color="auto"/>
      </w:divBdr>
    </w:div>
    <w:div w:id="1503620710">
      <w:bodyDiv w:val="1"/>
      <w:marLeft w:val="0"/>
      <w:marRight w:val="0"/>
      <w:marTop w:val="0"/>
      <w:marBottom w:val="0"/>
      <w:divBdr>
        <w:top w:val="none" w:sz="0" w:space="0" w:color="auto"/>
        <w:left w:val="none" w:sz="0" w:space="0" w:color="auto"/>
        <w:bottom w:val="none" w:sz="0" w:space="0" w:color="auto"/>
        <w:right w:val="none" w:sz="0" w:space="0" w:color="auto"/>
      </w:divBdr>
    </w:div>
    <w:div w:id="1523781784">
      <w:bodyDiv w:val="1"/>
      <w:marLeft w:val="0"/>
      <w:marRight w:val="0"/>
      <w:marTop w:val="0"/>
      <w:marBottom w:val="0"/>
      <w:divBdr>
        <w:top w:val="none" w:sz="0" w:space="0" w:color="auto"/>
        <w:left w:val="none" w:sz="0" w:space="0" w:color="auto"/>
        <w:bottom w:val="none" w:sz="0" w:space="0" w:color="auto"/>
        <w:right w:val="none" w:sz="0" w:space="0" w:color="auto"/>
      </w:divBdr>
    </w:div>
    <w:div w:id="1537622666">
      <w:bodyDiv w:val="1"/>
      <w:marLeft w:val="0"/>
      <w:marRight w:val="0"/>
      <w:marTop w:val="0"/>
      <w:marBottom w:val="0"/>
      <w:divBdr>
        <w:top w:val="none" w:sz="0" w:space="0" w:color="auto"/>
        <w:left w:val="none" w:sz="0" w:space="0" w:color="auto"/>
        <w:bottom w:val="none" w:sz="0" w:space="0" w:color="auto"/>
        <w:right w:val="none" w:sz="0" w:space="0" w:color="auto"/>
      </w:divBdr>
    </w:div>
    <w:div w:id="1549147514">
      <w:bodyDiv w:val="1"/>
      <w:marLeft w:val="0"/>
      <w:marRight w:val="0"/>
      <w:marTop w:val="0"/>
      <w:marBottom w:val="0"/>
      <w:divBdr>
        <w:top w:val="none" w:sz="0" w:space="0" w:color="auto"/>
        <w:left w:val="none" w:sz="0" w:space="0" w:color="auto"/>
        <w:bottom w:val="none" w:sz="0" w:space="0" w:color="auto"/>
        <w:right w:val="none" w:sz="0" w:space="0" w:color="auto"/>
      </w:divBdr>
    </w:div>
    <w:div w:id="1598097964">
      <w:bodyDiv w:val="1"/>
      <w:marLeft w:val="0"/>
      <w:marRight w:val="0"/>
      <w:marTop w:val="0"/>
      <w:marBottom w:val="0"/>
      <w:divBdr>
        <w:top w:val="none" w:sz="0" w:space="0" w:color="auto"/>
        <w:left w:val="none" w:sz="0" w:space="0" w:color="auto"/>
        <w:bottom w:val="none" w:sz="0" w:space="0" w:color="auto"/>
        <w:right w:val="none" w:sz="0" w:space="0" w:color="auto"/>
      </w:divBdr>
    </w:div>
    <w:div w:id="1810593477">
      <w:bodyDiv w:val="1"/>
      <w:marLeft w:val="0"/>
      <w:marRight w:val="0"/>
      <w:marTop w:val="0"/>
      <w:marBottom w:val="0"/>
      <w:divBdr>
        <w:top w:val="none" w:sz="0" w:space="0" w:color="auto"/>
        <w:left w:val="none" w:sz="0" w:space="0" w:color="auto"/>
        <w:bottom w:val="none" w:sz="0" w:space="0" w:color="auto"/>
        <w:right w:val="none" w:sz="0" w:space="0" w:color="auto"/>
      </w:divBdr>
    </w:div>
    <w:div w:id="1838836911">
      <w:bodyDiv w:val="1"/>
      <w:marLeft w:val="0"/>
      <w:marRight w:val="0"/>
      <w:marTop w:val="0"/>
      <w:marBottom w:val="0"/>
      <w:divBdr>
        <w:top w:val="none" w:sz="0" w:space="0" w:color="auto"/>
        <w:left w:val="none" w:sz="0" w:space="0" w:color="auto"/>
        <w:bottom w:val="none" w:sz="0" w:space="0" w:color="auto"/>
        <w:right w:val="none" w:sz="0" w:space="0" w:color="auto"/>
      </w:divBdr>
    </w:div>
    <w:div w:id="1909000236">
      <w:bodyDiv w:val="1"/>
      <w:marLeft w:val="0"/>
      <w:marRight w:val="0"/>
      <w:marTop w:val="0"/>
      <w:marBottom w:val="0"/>
      <w:divBdr>
        <w:top w:val="none" w:sz="0" w:space="0" w:color="auto"/>
        <w:left w:val="none" w:sz="0" w:space="0" w:color="auto"/>
        <w:bottom w:val="none" w:sz="0" w:space="0" w:color="auto"/>
        <w:right w:val="none" w:sz="0" w:space="0" w:color="auto"/>
      </w:divBdr>
    </w:div>
    <w:div w:id="1934430061">
      <w:bodyDiv w:val="1"/>
      <w:marLeft w:val="0"/>
      <w:marRight w:val="0"/>
      <w:marTop w:val="0"/>
      <w:marBottom w:val="0"/>
      <w:divBdr>
        <w:top w:val="none" w:sz="0" w:space="0" w:color="auto"/>
        <w:left w:val="none" w:sz="0" w:space="0" w:color="auto"/>
        <w:bottom w:val="none" w:sz="0" w:space="0" w:color="auto"/>
        <w:right w:val="none" w:sz="0" w:space="0" w:color="auto"/>
      </w:divBdr>
    </w:div>
    <w:div w:id="1956016448">
      <w:bodyDiv w:val="1"/>
      <w:marLeft w:val="0"/>
      <w:marRight w:val="0"/>
      <w:marTop w:val="0"/>
      <w:marBottom w:val="0"/>
      <w:divBdr>
        <w:top w:val="none" w:sz="0" w:space="0" w:color="auto"/>
        <w:left w:val="none" w:sz="0" w:space="0" w:color="auto"/>
        <w:bottom w:val="none" w:sz="0" w:space="0" w:color="auto"/>
        <w:right w:val="none" w:sz="0" w:space="0" w:color="auto"/>
      </w:divBdr>
    </w:div>
    <w:div w:id="2014916363">
      <w:bodyDiv w:val="1"/>
      <w:marLeft w:val="0"/>
      <w:marRight w:val="0"/>
      <w:marTop w:val="0"/>
      <w:marBottom w:val="0"/>
      <w:divBdr>
        <w:top w:val="none" w:sz="0" w:space="0" w:color="auto"/>
        <w:left w:val="none" w:sz="0" w:space="0" w:color="auto"/>
        <w:bottom w:val="none" w:sz="0" w:space="0" w:color="auto"/>
        <w:right w:val="none" w:sz="0" w:space="0" w:color="auto"/>
      </w:divBdr>
    </w:div>
    <w:div w:id="2075926842">
      <w:bodyDiv w:val="1"/>
      <w:marLeft w:val="0"/>
      <w:marRight w:val="0"/>
      <w:marTop w:val="0"/>
      <w:marBottom w:val="0"/>
      <w:divBdr>
        <w:top w:val="none" w:sz="0" w:space="0" w:color="auto"/>
        <w:left w:val="none" w:sz="0" w:space="0" w:color="auto"/>
        <w:bottom w:val="none" w:sz="0" w:space="0" w:color="auto"/>
        <w:right w:val="none" w:sz="0" w:space="0" w:color="auto"/>
      </w:divBdr>
    </w:div>
    <w:div w:id="208328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ater.usgs.gov/lookup/getspatial?gagesII_Sept2011" TargetMode="External"/><Relationship Id="rId1" Type="http://schemas.openxmlformats.org/officeDocument/2006/relationships/hyperlink" Target="https://waterdata.usgs.gov/nwis/sw"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aterdata.usgs.gov/nwis" TargetMode="Externa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2B09E-AF22-49E2-B186-747012B3E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16497</Words>
  <Characters>94036</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Kinard</dc:creator>
  <cp:keywords/>
  <dc:description/>
  <cp:lastModifiedBy>Kinard, Sean</cp:lastModifiedBy>
  <cp:revision>2</cp:revision>
  <cp:lastPrinted>2020-03-06T03:53:00Z</cp:lastPrinted>
  <dcterms:created xsi:type="dcterms:W3CDTF">2020-05-01T13:22:00Z</dcterms:created>
  <dcterms:modified xsi:type="dcterms:W3CDTF">2020-05-01T13:22:00Z</dcterms:modified>
</cp:coreProperties>
</file>